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tbl>
      <w:tblPr>
        <w:tblStyle w:val="35"/>
        <w:tblW w:w="0" w:type="auto"/>
        <w:jc w:val="center"/>
        <w:tblLayout w:type="fixed"/>
        <w:tblCellMar>
          <w:top w:w="0" w:type="dxa"/>
          <w:left w:w="108" w:type="dxa"/>
          <w:bottom w:w="0" w:type="dxa"/>
          <w:right w:w="108" w:type="dxa"/>
        </w:tblCellMar>
      </w:tblPr>
      <w:tblGrid>
        <w:gridCol w:w="1960"/>
        <w:gridCol w:w="7148"/>
      </w:tblGrid>
      <w:tr w14:paraId="4A714DDF">
        <w:tblPrEx>
          <w:tblCellMar>
            <w:top w:w="0" w:type="dxa"/>
            <w:left w:w="108" w:type="dxa"/>
            <w:bottom w:w="0" w:type="dxa"/>
            <w:right w:w="108" w:type="dxa"/>
          </w:tblCellMar>
        </w:tblPrEx>
        <w:trPr>
          <w:trHeight w:val="2700" w:hRule="atLeast"/>
          <w:jc w:val="center"/>
        </w:trPr>
        <w:tc>
          <w:tcPr>
            <w:tcW w:w="1960" w:type="dxa"/>
            <w:shd w:val="clear" w:color="auto" w:fill="CCCCCC"/>
            <w:noWrap w:val="0"/>
            <w:vAlign w:val="top"/>
          </w:tcPr>
          <w:p w14:paraId="66C1FFF2">
            <w:pPr>
              <w:keepNext w:val="0"/>
              <w:keepLines w:val="0"/>
              <w:pageBreakBefore w:val="0"/>
              <w:widowControl/>
              <w:kinsoku/>
              <w:wordWrap/>
              <w:overflowPunct/>
              <w:topLinePunct w:val="0"/>
              <w:autoSpaceDE/>
              <w:autoSpaceDN/>
              <w:bidi w:val="0"/>
              <w:adjustRightInd/>
              <w:snapToGrid/>
              <w:ind w:right="100" w:firstLine="400"/>
              <w:textAlignment w:val="auto"/>
              <w:outlineLvl w:val="9"/>
              <w:rPr>
                <w:rFonts w:hint="eastAsia"/>
                <w:b/>
              </w:rPr>
            </w:pPr>
          </w:p>
        </w:tc>
        <w:tc>
          <w:tcPr>
            <w:tcW w:w="7148" w:type="dxa"/>
            <w:noWrap w:val="0"/>
            <w:vAlign w:val="top"/>
          </w:tcPr>
          <w:tbl>
            <w:tblPr>
              <w:tblStyle w:val="35"/>
              <w:tblpPr w:leftFromText="180" w:rightFromText="180" w:vertAnchor="text" w:horzAnchor="margin" w:tblpY="-23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5"/>
              <w:gridCol w:w="1980"/>
            </w:tblGrid>
            <w:tr w14:paraId="6E899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noWrap w:val="0"/>
                  <w:vAlign w:val="top"/>
                </w:tcPr>
                <w:p w14:paraId="7081669D">
                  <w:pPr>
                    <w:keepNext w:val="0"/>
                    <w:keepLines w:val="0"/>
                    <w:pageBreakBefore w:val="0"/>
                    <w:widowControl/>
                    <w:kinsoku/>
                    <w:wordWrap/>
                    <w:overflowPunct/>
                    <w:topLinePunct w:val="0"/>
                    <w:autoSpaceDE/>
                    <w:autoSpaceDN/>
                    <w:bidi w:val="0"/>
                    <w:adjustRightInd/>
                    <w:snapToGrid/>
                    <w:ind w:firstLine="400"/>
                    <w:jc w:val="distribute"/>
                    <w:textAlignment w:val="auto"/>
                    <w:outlineLvl w:val="9"/>
                    <w:rPr>
                      <w:rFonts w:hint="eastAsia"/>
                      <w:b/>
                    </w:rPr>
                  </w:pPr>
                  <w:r>
                    <w:rPr>
                      <w:rFonts w:hint="eastAsia"/>
                      <w:b/>
                    </w:rPr>
                    <w:t>卷    号</w:t>
                  </w:r>
                </w:p>
              </w:tc>
              <w:tc>
                <w:tcPr>
                  <w:tcW w:w="1980" w:type="dxa"/>
                  <w:noWrap w:val="0"/>
                  <w:vAlign w:val="top"/>
                </w:tcPr>
                <w:p w14:paraId="5EFC32F4">
                  <w:pPr>
                    <w:keepNext w:val="0"/>
                    <w:keepLines w:val="0"/>
                    <w:pageBreakBefore w:val="0"/>
                    <w:widowControl/>
                    <w:kinsoku/>
                    <w:wordWrap/>
                    <w:overflowPunct/>
                    <w:topLinePunct w:val="0"/>
                    <w:autoSpaceDE/>
                    <w:autoSpaceDN/>
                    <w:bidi w:val="0"/>
                    <w:adjustRightInd/>
                    <w:snapToGrid/>
                    <w:ind w:firstLine="400"/>
                    <w:textAlignment w:val="auto"/>
                    <w:outlineLvl w:val="9"/>
                    <w:rPr>
                      <w:b/>
                    </w:rPr>
                  </w:pPr>
                </w:p>
              </w:tc>
            </w:tr>
            <w:tr w14:paraId="0EB1E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1435" w:type="dxa"/>
                  <w:noWrap w:val="0"/>
                  <w:vAlign w:val="top"/>
                </w:tcPr>
                <w:p w14:paraId="29DB1838">
                  <w:pPr>
                    <w:keepNext w:val="0"/>
                    <w:keepLines w:val="0"/>
                    <w:pageBreakBefore w:val="0"/>
                    <w:widowControl/>
                    <w:kinsoku/>
                    <w:wordWrap/>
                    <w:overflowPunct/>
                    <w:topLinePunct w:val="0"/>
                    <w:autoSpaceDE/>
                    <w:autoSpaceDN/>
                    <w:bidi w:val="0"/>
                    <w:adjustRightInd/>
                    <w:snapToGrid/>
                    <w:ind w:firstLine="400"/>
                    <w:jc w:val="distribute"/>
                    <w:textAlignment w:val="auto"/>
                    <w:outlineLvl w:val="9"/>
                    <w:rPr>
                      <w:b/>
                    </w:rPr>
                  </w:pPr>
                  <w:r>
                    <w:rPr>
                      <w:rFonts w:hint="eastAsia"/>
                      <w:b/>
                    </w:rPr>
                    <w:t>卷内编号</w:t>
                  </w:r>
                </w:p>
              </w:tc>
              <w:tc>
                <w:tcPr>
                  <w:tcW w:w="1980" w:type="dxa"/>
                  <w:noWrap w:val="0"/>
                  <w:vAlign w:val="top"/>
                </w:tcPr>
                <w:p w14:paraId="48515254">
                  <w:pPr>
                    <w:keepNext w:val="0"/>
                    <w:keepLines w:val="0"/>
                    <w:pageBreakBefore w:val="0"/>
                    <w:widowControl/>
                    <w:kinsoku/>
                    <w:wordWrap/>
                    <w:overflowPunct/>
                    <w:topLinePunct w:val="0"/>
                    <w:autoSpaceDE/>
                    <w:autoSpaceDN/>
                    <w:bidi w:val="0"/>
                    <w:adjustRightInd/>
                    <w:snapToGrid/>
                    <w:ind w:firstLine="400"/>
                    <w:textAlignment w:val="auto"/>
                    <w:outlineLvl w:val="9"/>
                    <w:rPr>
                      <w:b/>
                    </w:rPr>
                  </w:pPr>
                </w:p>
              </w:tc>
            </w:tr>
            <w:tr w14:paraId="3DEC6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noWrap w:val="0"/>
                  <w:vAlign w:val="top"/>
                </w:tcPr>
                <w:p w14:paraId="071989DE">
                  <w:pPr>
                    <w:keepNext w:val="0"/>
                    <w:keepLines w:val="0"/>
                    <w:pageBreakBefore w:val="0"/>
                    <w:widowControl/>
                    <w:kinsoku/>
                    <w:wordWrap/>
                    <w:overflowPunct/>
                    <w:topLinePunct w:val="0"/>
                    <w:autoSpaceDE/>
                    <w:autoSpaceDN/>
                    <w:bidi w:val="0"/>
                    <w:adjustRightInd/>
                    <w:snapToGrid/>
                    <w:ind w:firstLine="400"/>
                    <w:jc w:val="distribute"/>
                    <w:textAlignment w:val="auto"/>
                    <w:outlineLvl w:val="9"/>
                    <w:rPr>
                      <w:rFonts w:hint="eastAsia"/>
                      <w:b/>
                    </w:rPr>
                  </w:pPr>
                  <w:r>
                    <w:rPr>
                      <w:rFonts w:hint="eastAsia"/>
                      <w:b/>
                    </w:rPr>
                    <w:t>密    级</w:t>
                  </w:r>
                </w:p>
              </w:tc>
              <w:tc>
                <w:tcPr>
                  <w:tcW w:w="1980" w:type="dxa"/>
                  <w:noWrap w:val="0"/>
                  <w:vAlign w:val="top"/>
                </w:tcPr>
                <w:p w14:paraId="33D3E847">
                  <w:pPr>
                    <w:keepNext w:val="0"/>
                    <w:keepLines w:val="0"/>
                    <w:pageBreakBefore w:val="0"/>
                    <w:widowControl/>
                    <w:kinsoku/>
                    <w:wordWrap/>
                    <w:overflowPunct/>
                    <w:topLinePunct w:val="0"/>
                    <w:autoSpaceDE/>
                    <w:autoSpaceDN/>
                    <w:bidi w:val="0"/>
                    <w:adjustRightInd/>
                    <w:snapToGrid/>
                    <w:ind w:firstLine="400"/>
                    <w:textAlignment w:val="auto"/>
                    <w:outlineLvl w:val="9"/>
                    <w:rPr>
                      <w:b/>
                    </w:rPr>
                  </w:pPr>
                </w:p>
              </w:tc>
            </w:tr>
          </w:tbl>
          <w:p w14:paraId="75ED9444">
            <w:pPr>
              <w:keepNext w:val="0"/>
              <w:keepLines w:val="0"/>
              <w:pageBreakBefore w:val="0"/>
              <w:widowControl/>
              <w:kinsoku/>
              <w:wordWrap/>
              <w:overflowPunct/>
              <w:topLinePunct w:val="0"/>
              <w:autoSpaceDE/>
              <w:autoSpaceDN/>
              <w:bidi w:val="0"/>
              <w:adjustRightInd/>
              <w:snapToGrid/>
              <w:ind w:right="100" w:firstLine="400"/>
              <w:jc w:val="right"/>
              <w:textAlignment w:val="auto"/>
              <w:outlineLvl w:val="9"/>
              <w:rPr>
                <w:rFonts w:hint="eastAsia"/>
                <w:b/>
              </w:rPr>
            </w:pPr>
          </w:p>
          <w:p w14:paraId="05595041">
            <w:pPr>
              <w:keepNext w:val="0"/>
              <w:keepLines w:val="0"/>
              <w:pageBreakBefore w:val="0"/>
              <w:widowControl/>
              <w:kinsoku/>
              <w:wordWrap/>
              <w:overflowPunct/>
              <w:topLinePunct w:val="0"/>
              <w:autoSpaceDE/>
              <w:autoSpaceDN/>
              <w:bidi w:val="0"/>
              <w:adjustRightInd/>
              <w:snapToGrid/>
              <w:ind w:right="100" w:firstLine="400"/>
              <w:jc w:val="right"/>
              <w:textAlignment w:val="auto"/>
              <w:outlineLvl w:val="9"/>
              <w:rPr>
                <w:rFonts w:hint="eastAsia"/>
                <w:b/>
              </w:rPr>
            </w:pPr>
          </w:p>
          <w:p w14:paraId="65A9E5CE">
            <w:pPr>
              <w:keepNext w:val="0"/>
              <w:keepLines w:val="0"/>
              <w:pageBreakBefore w:val="0"/>
              <w:widowControl/>
              <w:kinsoku/>
              <w:wordWrap/>
              <w:overflowPunct/>
              <w:topLinePunct w:val="0"/>
              <w:autoSpaceDE/>
              <w:autoSpaceDN/>
              <w:bidi w:val="0"/>
              <w:adjustRightInd/>
              <w:snapToGrid/>
              <w:ind w:right="100" w:firstLine="400"/>
              <w:jc w:val="right"/>
              <w:textAlignment w:val="auto"/>
              <w:outlineLvl w:val="9"/>
              <w:rPr>
                <w:rFonts w:hint="eastAsia"/>
                <w:b/>
              </w:rPr>
            </w:pPr>
          </w:p>
          <w:p w14:paraId="6280BD39">
            <w:pPr>
              <w:keepNext w:val="0"/>
              <w:keepLines w:val="0"/>
              <w:pageBreakBefore w:val="0"/>
              <w:widowControl/>
              <w:kinsoku/>
              <w:wordWrap/>
              <w:overflowPunct/>
              <w:topLinePunct w:val="0"/>
              <w:autoSpaceDE/>
              <w:autoSpaceDN/>
              <w:bidi w:val="0"/>
              <w:adjustRightInd/>
              <w:snapToGrid/>
              <w:ind w:right="100" w:firstLine="400"/>
              <w:jc w:val="right"/>
              <w:textAlignment w:val="auto"/>
              <w:outlineLvl w:val="9"/>
              <w:rPr>
                <w:rFonts w:hint="eastAsia"/>
                <w:b/>
              </w:rPr>
            </w:pPr>
          </w:p>
          <w:p w14:paraId="428BB9E9">
            <w:pPr>
              <w:keepNext w:val="0"/>
              <w:keepLines w:val="0"/>
              <w:pageBreakBefore w:val="0"/>
              <w:widowControl/>
              <w:kinsoku/>
              <w:wordWrap/>
              <w:overflowPunct/>
              <w:topLinePunct w:val="0"/>
              <w:autoSpaceDE/>
              <w:autoSpaceDN/>
              <w:bidi w:val="0"/>
              <w:adjustRightInd/>
              <w:snapToGrid/>
              <w:ind w:right="100" w:firstLine="400"/>
              <w:jc w:val="right"/>
              <w:textAlignment w:val="auto"/>
              <w:outlineLvl w:val="9"/>
              <w:rPr>
                <w:rFonts w:hint="eastAsia"/>
                <w:b/>
              </w:rPr>
            </w:pPr>
          </w:p>
          <w:p w14:paraId="185DB40F">
            <w:pPr>
              <w:keepNext w:val="0"/>
              <w:keepLines w:val="0"/>
              <w:pageBreakBefore w:val="0"/>
              <w:widowControl/>
              <w:kinsoku/>
              <w:wordWrap/>
              <w:overflowPunct/>
              <w:topLinePunct w:val="0"/>
              <w:autoSpaceDE/>
              <w:autoSpaceDN/>
              <w:bidi w:val="0"/>
              <w:adjustRightInd/>
              <w:snapToGrid/>
              <w:ind w:right="100" w:firstLine="400"/>
              <w:jc w:val="right"/>
              <w:textAlignment w:val="auto"/>
              <w:outlineLvl w:val="9"/>
              <w:rPr>
                <w:rFonts w:hint="eastAsia"/>
                <w:b/>
              </w:rPr>
            </w:pPr>
          </w:p>
          <w:p w14:paraId="31AFADAE">
            <w:pPr>
              <w:keepNext w:val="0"/>
              <w:keepLines w:val="0"/>
              <w:pageBreakBefore w:val="0"/>
              <w:widowControl/>
              <w:kinsoku/>
              <w:wordWrap/>
              <w:overflowPunct/>
              <w:topLinePunct w:val="0"/>
              <w:autoSpaceDE/>
              <w:autoSpaceDN/>
              <w:bidi w:val="0"/>
              <w:adjustRightInd/>
              <w:snapToGrid/>
              <w:ind w:right="100" w:firstLine="400"/>
              <w:jc w:val="right"/>
              <w:textAlignment w:val="auto"/>
              <w:outlineLvl w:val="9"/>
              <w:rPr>
                <w:rFonts w:hint="eastAsia"/>
                <w:b/>
              </w:rPr>
            </w:pPr>
          </w:p>
          <w:p w14:paraId="0EAB48D4">
            <w:pPr>
              <w:keepNext w:val="0"/>
              <w:keepLines w:val="0"/>
              <w:pageBreakBefore w:val="0"/>
              <w:widowControl/>
              <w:kinsoku/>
              <w:wordWrap/>
              <w:overflowPunct/>
              <w:topLinePunct w:val="0"/>
              <w:autoSpaceDE/>
              <w:autoSpaceDN/>
              <w:bidi w:val="0"/>
              <w:adjustRightInd/>
              <w:snapToGrid/>
              <w:ind w:right="100"/>
              <w:jc w:val="both"/>
              <w:textAlignment w:val="auto"/>
              <w:outlineLvl w:val="9"/>
              <w:rPr>
                <w:rFonts w:hint="eastAsia"/>
                <w:b/>
              </w:rPr>
            </w:pPr>
          </w:p>
          <w:p w14:paraId="15CF951A">
            <w:pPr>
              <w:keepNext w:val="0"/>
              <w:keepLines w:val="0"/>
              <w:pageBreakBefore w:val="0"/>
              <w:widowControl/>
              <w:kinsoku/>
              <w:wordWrap/>
              <w:overflowPunct/>
              <w:topLinePunct w:val="0"/>
              <w:autoSpaceDE/>
              <w:autoSpaceDN/>
              <w:bidi w:val="0"/>
              <w:adjustRightInd/>
              <w:snapToGrid/>
              <w:ind w:right="100" w:firstLine="400"/>
              <w:jc w:val="right"/>
              <w:textAlignment w:val="auto"/>
              <w:outlineLvl w:val="9"/>
              <w:rPr>
                <w:rFonts w:hint="eastAsia"/>
                <w:b/>
              </w:rPr>
            </w:pPr>
          </w:p>
          <w:p w14:paraId="28027A2D">
            <w:pPr>
              <w:keepNext w:val="0"/>
              <w:keepLines w:val="0"/>
              <w:pageBreakBefore w:val="0"/>
              <w:widowControl/>
              <w:kinsoku/>
              <w:wordWrap/>
              <w:overflowPunct/>
              <w:topLinePunct w:val="0"/>
              <w:autoSpaceDE/>
              <w:autoSpaceDN/>
              <w:bidi w:val="0"/>
              <w:adjustRightInd/>
              <w:snapToGrid/>
              <w:ind w:right="100" w:firstLine="400"/>
              <w:textAlignment w:val="auto"/>
              <w:outlineLvl w:val="9"/>
              <w:rPr>
                <w:rFonts w:hint="eastAsia"/>
                <w:b/>
              </w:rPr>
            </w:pPr>
          </w:p>
          <w:p w14:paraId="2449FB0D">
            <w:pPr>
              <w:pStyle w:val="34"/>
              <w:keepNext w:val="0"/>
              <w:keepLines w:val="0"/>
              <w:pageBreakBefore w:val="0"/>
              <w:widowControl/>
              <w:kinsoku/>
              <w:wordWrap/>
              <w:overflowPunct/>
              <w:topLinePunct w:val="0"/>
              <w:autoSpaceDE/>
              <w:autoSpaceDN/>
              <w:bidi w:val="0"/>
              <w:adjustRightInd/>
              <w:snapToGrid/>
              <w:ind w:firstLine="480"/>
              <w:textAlignment w:val="auto"/>
              <w:outlineLvl w:val="9"/>
              <w:rPr>
                <w:rFonts w:hint="eastAsia"/>
                <w:sz w:val="24"/>
              </w:rPr>
            </w:pPr>
            <w:r>
              <w:rPr>
                <w:sz w:val="24"/>
              </w:rPr>
              <w:t>项目编号:</w:t>
            </w:r>
            <w:r>
              <w:rPr>
                <w:rFonts w:hint="eastAsia"/>
                <w:sz w:val="24"/>
              </w:rPr>
              <w:t xml:space="preserve"> HD202</w:t>
            </w:r>
            <w:r>
              <w:rPr>
                <w:rFonts w:hint="eastAsia"/>
                <w:sz w:val="24"/>
                <w:lang w:val="en-US" w:eastAsia="zh-CN"/>
              </w:rPr>
              <w:t>31316</w:t>
            </w:r>
            <w:r>
              <w:rPr>
                <w:rFonts w:hint="eastAsia"/>
                <w:sz w:val="24"/>
              </w:rPr>
              <w:t>SR005</w:t>
            </w:r>
          </w:p>
          <w:p w14:paraId="35D104AB">
            <w:pPr>
              <w:pStyle w:val="34"/>
              <w:keepNext w:val="0"/>
              <w:keepLines w:val="0"/>
              <w:pageBreakBefore w:val="0"/>
              <w:widowControl/>
              <w:kinsoku/>
              <w:wordWrap/>
              <w:overflowPunct/>
              <w:topLinePunct w:val="0"/>
              <w:autoSpaceDE/>
              <w:autoSpaceDN/>
              <w:bidi w:val="0"/>
              <w:adjustRightInd/>
              <w:snapToGrid/>
              <w:jc w:val="center"/>
              <w:textAlignment w:val="auto"/>
              <w:outlineLvl w:val="9"/>
              <w:rPr>
                <w:rFonts w:hint="eastAsia"/>
                <w:sz w:val="44"/>
              </w:rPr>
            </w:pPr>
            <w:r>
              <w:rPr>
                <w:rFonts w:hint="eastAsia"/>
                <w:sz w:val="48"/>
                <w:szCs w:val="48"/>
                <w:lang w:val="en-US" w:eastAsia="zh-CN"/>
              </w:rPr>
              <w:t>智能化在线教学支持服务平台管理中心系统</w:t>
            </w:r>
          </w:p>
        </w:tc>
      </w:tr>
      <w:tr w14:paraId="7ADFD11F">
        <w:tblPrEx>
          <w:tblCellMar>
            <w:top w:w="0" w:type="dxa"/>
            <w:left w:w="108" w:type="dxa"/>
            <w:bottom w:w="0" w:type="dxa"/>
            <w:right w:w="108" w:type="dxa"/>
          </w:tblCellMar>
        </w:tblPrEx>
        <w:trPr>
          <w:cantSplit/>
          <w:trHeight w:val="7208" w:hRule="atLeast"/>
          <w:jc w:val="center"/>
        </w:trPr>
        <w:tc>
          <w:tcPr>
            <w:tcW w:w="1960" w:type="dxa"/>
            <w:vMerge w:val="restart"/>
            <w:shd w:val="clear" w:color="auto" w:fill="CCCCCC"/>
            <w:noWrap w:val="0"/>
            <w:vAlign w:val="center"/>
          </w:tcPr>
          <w:p w14:paraId="5405CFB9">
            <w:pPr>
              <w:pStyle w:val="34"/>
              <w:keepNext w:val="0"/>
              <w:keepLines w:val="0"/>
              <w:pageBreakBefore w:val="0"/>
              <w:widowControl/>
              <w:kinsoku/>
              <w:wordWrap/>
              <w:overflowPunct/>
              <w:topLinePunct w:val="0"/>
              <w:autoSpaceDE/>
              <w:autoSpaceDN/>
              <w:bidi w:val="0"/>
              <w:adjustRightInd/>
              <w:snapToGrid/>
              <w:jc w:val="left"/>
              <w:textAlignment w:val="auto"/>
              <w:outlineLvl w:val="9"/>
              <w:rPr>
                <w:rFonts w:hint="eastAsia"/>
                <w:b w:val="0"/>
                <w:sz w:val="21"/>
              </w:rPr>
            </w:pPr>
            <w:r>
              <w:rPr>
                <w:rFonts w:hint="eastAsia"/>
                <w:b w:val="0"/>
                <w:sz w:val="21"/>
              </w:rPr>
              <w:t>分类:</w:t>
            </w:r>
            <w:r>
              <w:rPr>
                <w:b w:val="0"/>
                <w:sz w:val="21"/>
              </w:rPr>
              <w:fldChar w:fldCharType="begin"/>
            </w:r>
            <w:r>
              <w:rPr>
                <w:b w:val="0"/>
                <w:sz w:val="21"/>
              </w:rPr>
              <w:instrText xml:space="preserve"> DOCPROPERTY "Category"  \* MERGEFORMAT </w:instrText>
            </w:r>
            <w:r>
              <w:rPr>
                <w:b w:val="0"/>
                <w:sz w:val="21"/>
              </w:rPr>
              <w:fldChar w:fldCharType="separate"/>
            </w:r>
            <w:r>
              <w:rPr>
                <w:b w:val="0"/>
                <w:sz w:val="21"/>
              </w:rPr>
              <w:fldChar w:fldCharType="end"/>
            </w:r>
          </w:p>
          <w:p w14:paraId="3A431F95">
            <w:pPr>
              <w:keepNext w:val="0"/>
              <w:keepLines w:val="0"/>
              <w:pageBreakBefore w:val="0"/>
              <w:widowControl/>
              <w:kinsoku/>
              <w:wordWrap/>
              <w:overflowPunct/>
              <w:topLinePunct w:val="0"/>
              <w:autoSpaceDE/>
              <w:autoSpaceDN/>
              <w:bidi w:val="0"/>
              <w:adjustRightInd/>
              <w:snapToGrid/>
              <w:ind w:left="718" w:hanging="718" w:hangingChars="342"/>
              <w:jc w:val="left"/>
              <w:textAlignment w:val="auto"/>
              <w:outlineLvl w:val="9"/>
              <w:rPr>
                <w:rFonts w:hint="eastAsia"/>
                <w:sz w:val="21"/>
              </w:rPr>
            </w:pPr>
            <w:r>
              <w:rPr>
                <w:rFonts w:hint="eastAsia"/>
                <w:sz w:val="21"/>
              </w:rPr>
              <w:t>使用者:</w:t>
            </w:r>
          </w:p>
          <w:p w14:paraId="70570EC1">
            <w:pPr>
              <w:keepNext w:val="0"/>
              <w:keepLines w:val="0"/>
              <w:pageBreakBefore w:val="0"/>
              <w:widowControl/>
              <w:kinsoku/>
              <w:wordWrap/>
              <w:overflowPunct/>
              <w:topLinePunct w:val="0"/>
              <w:autoSpaceDE/>
              <w:autoSpaceDN/>
              <w:bidi w:val="0"/>
              <w:adjustRightInd/>
              <w:snapToGrid/>
              <w:ind w:left="718" w:hanging="718" w:hangingChars="342"/>
              <w:jc w:val="left"/>
              <w:textAlignment w:val="auto"/>
              <w:outlineLvl w:val="9"/>
              <w:rPr>
                <w:rFonts w:hint="eastAsia"/>
                <w:sz w:val="21"/>
              </w:rPr>
            </w:pPr>
            <w:r>
              <w:rPr>
                <w:rFonts w:hint="eastAsia"/>
                <w:sz w:val="21"/>
              </w:rPr>
              <w:t>高级管理者、</w:t>
            </w:r>
          </w:p>
          <w:p w14:paraId="1B6702EC">
            <w:pPr>
              <w:keepNext w:val="0"/>
              <w:keepLines w:val="0"/>
              <w:pageBreakBefore w:val="0"/>
              <w:widowControl/>
              <w:kinsoku/>
              <w:wordWrap/>
              <w:overflowPunct/>
              <w:topLinePunct w:val="0"/>
              <w:autoSpaceDE/>
              <w:autoSpaceDN/>
              <w:bidi w:val="0"/>
              <w:adjustRightInd/>
              <w:snapToGrid/>
              <w:ind w:left="718" w:hanging="718" w:hangingChars="342"/>
              <w:jc w:val="left"/>
              <w:textAlignment w:val="auto"/>
              <w:outlineLvl w:val="9"/>
              <w:rPr>
                <w:rFonts w:hint="eastAsia"/>
                <w:sz w:val="21"/>
              </w:rPr>
            </w:pPr>
            <w:r>
              <w:rPr>
                <w:rFonts w:hint="eastAsia"/>
                <w:sz w:val="21"/>
              </w:rPr>
              <w:t>项目经理、</w:t>
            </w:r>
          </w:p>
          <w:p w14:paraId="1FE3C4FF">
            <w:pPr>
              <w:keepNext w:val="0"/>
              <w:keepLines w:val="0"/>
              <w:pageBreakBefore w:val="0"/>
              <w:widowControl/>
              <w:kinsoku/>
              <w:wordWrap/>
              <w:overflowPunct/>
              <w:topLinePunct w:val="0"/>
              <w:autoSpaceDE/>
              <w:autoSpaceDN/>
              <w:bidi w:val="0"/>
              <w:adjustRightInd/>
              <w:snapToGrid/>
              <w:ind w:left="718" w:hanging="718" w:hangingChars="342"/>
              <w:jc w:val="left"/>
              <w:textAlignment w:val="auto"/>
              <w:outlineLvl w:val="9"/>
              <w:rPr>
                <w:rFonts w:hint="eastAsia"/>
                <w:sz w:val="21"/>
                <w:u w:val="single"/>
              </w:rPr>
            </w:pPr>
            <w:r>
              <w:rPr>
                <w:rFonts w:hint="eastAsia"/>
                <w:sz w:val="21"/>
              </w:rPr>
              <w:t>项目组成员</w:t>
            </w:r>
          </w:p>
          <w:p w14:paraId="646DC343">
            <w:pPr>
              <w:keepNext w:val="0"/>
              <w:keepLines w:val="0"/>
              <w:pageBreakBefore w:val="0"/>
              <w:widowControl/>
              <w:kinsoku/>
              <w:wordWrap/>
              <w:overflowPunct/>
              <w:topLinePunct w:val="0"/>
              <w:autoSpaceDE/>
              <w:autoSpaceDN/>
              <w:bidi w:val="0"/>
              <w:adjustRightInd/>
              <w:snapToGrid/>
              <w:ind w:left="684" w:hanging="684" w:hangingChars="342"/>
              <w:jc w:val="left"/>
              <w:textAlignment w:val="auto"/>
              <w:outlineLvl w:val="9"/>
              <w:rPr>
                <w:rFonts w:hint="eastAsia" w:ascii="宋体" w:hAnsi="宋体"/>
              </w:rPr>
            </w:pPr>
          </w:p>
          <w:p w14:paraId="14B4297F">
            <w:pPr>
              <w:keepNext w:val="0"/>
              <w:keepLines w:val="0"/>
              <w:pageBreakBefore w:val="0"/>
              <w:widowControl/>
              <w:kinsoku/>
              <w:wordWrap/>
              <w:overflowPunct/>
              <w:topLinePunct w:val="0"/>
              <w:autoSpaceDE/>
              <w:autoSpaceDN/>
              <w:bidi w:val="0"/>
              <w:adjustRightInd/>
              <w:snapToGrid/>
              <w:ind w:left="684" w:hanging="684" w:hangingChars="342"/>
              <w:jc w:val="left"/>
              <w:textAlignment w:val="auto"/>
              <w:outlineLvl w:val="9"/>
              <w:rPr>
                <w:rFonts w:hint="eastAsia" w:ascii="宋体" w:hAnsi="宋体"/>
                <w:u w:val="single"/>
              </w:rPr>
            </w:pPr>
          </w:p>
          <w:p w14:paraId="1610CE51">
            <w:pPr>
              <w:keepNext w:val="0"/>
              <w:keepLines w:val="0"/>
              <w:pageBreakBefore w:val="0"/>
              <w:widowControl/>
              <w:kinsoku/>
              <w:wordWrap/>
              <w:overflowPunct/>
              <w:topLinePunct w:val="0"/>
              <w:autoSpaceDE/>
              <w:autoSpaceDN/>
              <w:bidi w:val="0"/>
              <w:adjustRightInd/>
              <w:snapToGrid/>
              <w:ind w:firstLine="400"/>
              <w:jc w:val="left"/>
              <w:textAlignment w:val="auto"/>
              <w:outlineLvl w:val="9"/>
              <w:rPr>
                <w:rFonts w:hint="eastAsia" w:ascii="宋体" w:hAnsi="宋体"/>
              </w:rPr>
            </w:pPr>
          </w:p>
        </w:tc>
        <w:tc>
          <w:tcPr>
            <w:tcW w:w="7148" w:type="dxa"/>
            <w:noWrap w:val="0"/>
            <w:vAlign w:val="top"/>
          </w:tcPr>
          <w:p w14:paraId="1C817D7E">
            <w:pPr>
              <w:pStyle w:val="13"/>
              <w:keepNext w:val="0"/>
              <w:keepLines w:val="0"/>
              <w:pageBreakBefore w:val="0"/>
              <w:widowControl/>
              <w:kinsoku/>
              <w:wordWrap/>
              <w:overflowPunct/>
              <w:topLinePunct w:val="0"/>
              <w:autoSpaceDE/>
              <w:autoSpaceDN/>
              <w:bidi w:val="0"/>
              <w:adjustRightInd/>
              <w:snapToGrid/>
              <w:ind w:firstLine="200"/>
              <w:textAlignment w:val="auto"/>
              <w:outlineLvl w:val="9"/>
              <w:rPr>
                <w:rFonts w:hint="eastAsia"/>
                <w:sz w:val="10"/>
              </w:rPr>
            </w:pPr>
          </w:p>
          <w:p w14:paraId="68AA6899">
            <w:pPr>
              <w:pStyle w:val="34"/>
              <w:keepNext w:val="0"/>
              <w:keepLines w:val="0"/>
              <w:pageBreakBefore w:val="0"/>
              <w:widowControl/>
              <w:kinsoku/>
              <w:wordWrap/>
              <w:overflowPunct/>
              <w:topLinePunct w:val="0"/>
              <w:autoSpaceDE/>
              <w:autoSpaceDN/>
              <w:bidi w:val="0"/>
              <w:adjustRightInd/>
              <w:snapToGrid/>
              <w:jc w:val="center"/>
              <w:textAlignment w:val="auto"/>
              <w:outlineLvl w:val="9"/>
              <w:rPr>
                <w:rFonts w:hint="eastAsia"/>
                <w:sz w:val="52"/>
              </w:rPr>
            </w:pPr>
            <w:ins w:id="3" w:author="henry xiao" w:date="2002-07-24T15:05:00Z">
              <w:r>
                <w:rPr>
                  <w:sz w:val="52"/>
                </w:rPr>
                <w:fldChar w:fldCharType="begin"/>
              </w:r>
            </w:ins>
            <w:ins w:id="4" w:author="henry xiao" w:date="2002-07-24T15:05:00Z">
              <w:r>
                <w:rPr>
                  <w:sz w:val="52"/>
                </w:rPr>
                <w:instrText xml:space="preserve"> TITLE  \* MERGEFORMAT </w:instrText>
              </w:r>
            </w:ins>
            <w:r>
              <w:rPr>
                <w:sz w:val="52"/>
              </w:rPr>
              <w:fldChar w:fldCharType="separate"/>
            </w:r>
            <w:r>
              <w:rPr>
                <w:rFonts w:hint="eastAsia"/>
                <w:sz w:val="52"/>
              </w:rPr>
              <w:t>需求规约</w:t>
            </w:r>
            <w:ins w:id="5" w:author="henry xiao" w:date="2002-07-24T15:05:00Z">
              <w:r>
                <w:rPr>
                  <w:sz w:val="52"/>
                </w:rPr>
                <w:fldChar w:fldCharType="end"/>
              </w:r>
            </w:ins>
          </w:p>
          <w:p w14:paraId="1D148790">
            <w:pPr>
              <w:pStyle w:val="34"/>
              <w:keepNext w:val="0"/>
              <w:keepLines w:val="0"/>
              <w:pageBreakBefore w:val="0"/>
              <w:widowControl/>
              <w:kinsoku/>
              <w:wordWrap/>
              <w:overflowPunct/>
              <w:topLinePunct w:val="0"/>
              <w:autoSpaceDE/>
              <w:autoSpaceDN/>
              <w:bidi w:val="0"/>
              <w:adjustRightInd/>
              <w:snapToGrid/>
              <w:jc w:val="center"/>
              <w:textAlignment w:val="auto"/>
              <w:outlineLvl w:val="9"/>
              <w:rPr>
                <w:rFonts w:hint="eastAsia"/>
                <w:sz w:val="24"/>
              </w:rPr>
            </w:pPr>
            <w:r>
              <w:rPr>
                <w:rFonts w:hint="eastAsia"/>
                <w:sz w:val="24"/>
              </w:rPr>
              <w:t>Version</w:t>
            </w:r>
            <w:r>
              <w:rPr>
                <w:sz w:val="24"/>
              </w:rPr>
              <w:t xml:space="preserve">: </w:t>
            </w:r>
            <w:r>
              <w:rPr>
                <w:rFonts w:hint="eastAsia"/>
                <w:sz w:val="24"/>
                <w:lang w:val="en-US" w:eastAsia="zh-CN"/>
              </w:rPr>
              <w:t>1</w:t>
            </w:r>
            <w:r>
              <w:rPr>
                <w:rFonts w:hint="eastAsia"/>
                <w:sz w:val="24"/>
              </w:rPr>
              <w:t>.0</w:t>
            </w:r>
          </w:p>
          <w:p w14:paraId="255D1D47">
            <w:pPr>
              <w:keepNext w:val="0"/>
              <w:keepLines w:val="0"/>
              <w:pageBreakBefore w:val="0"/>
              <w:widowControl/>
              <w:kinsoku/>
              <w:wordWrap/>
              <w:overflowPunct/>
              <w:topLinePunct w:val="0"/>
              <w:autoSpaceDE/>
              <w:autoSpaceDN/>
              <w:bidi w:val="0"/>
              <w:adjustRightInd/>
              <w:snapToGrid/>
              <w:ind w:firstLine="560"/>
              <w:jc w:val="center"/>
              <w:textAlignment w:val="auto"/>
              <w:outlineLvl w:val="9"/>
              <w:rPr>
                <w:rFonts w:hint="eastAsia"/>
                <w:sz w:val="28"/>
              </w:rPr>
            </w:pPr>
          </w:p>
          <w:p w14:paraId="54F4ECA0">
            <w:pPr>
              <w:keepNext w:val="0"/>
              <w:keepLines w:val="0"/>
              <w:pageBreakBefore w:val="0"/>
              <w:widowControl/>
              <w:kinsoku/>
              <w:wordWrap/>
              <w:overflowPunct/>
              <w:topLinePunct w:val="0"/>
              <w:autoSpaceDE/>
              <w:autoSpaceDN/>
              <w:bidi w:val="0"/>
              <w:adjustRightInd/>
              <w:snapToGrid/>
              <w:ind w:firstLine="560"/>
              <w:jc w:val="center"/>
              <w:textAlignment w:val="auto"/>
              <w:outlineLvl w:val="9"/>
              <w:rPr>
                <w:rFonts w:hint="eastAsia"/>
                <w:sz w:val="28"/>
              </w:rPr>
            </w:pPr>
          </w:p>
          <w:p w14:paraId="1F36C4F3">
            <w:pPr>
              <w:keepNext w:val="0"/>
              <w:keepLines w:val="0"/>
              <w:pageBreakBefore w:val="0"/>
              <w:widowControl/>
              <w:kinsoku/>
              <w:wordWrap/>
              <w:overflowPunct/>
              <w:topLinePunct w:val="0"/>
              <w:autoSpaceDE/>
              <w:autoSpaceDN/>
              <w:bidi w:val="0"/>
              <w:adjustRightInd/>
              <w:snapToGrid/>
              <w:ind w:firstLine="600" w:firstLineChars="200"/>
              <w:textAlignment w:val="auto"/>
              <w:outlineLvl w:val="9"/>
              <w:rPr>
                <w:rFonts w:hint="eastAsia" w:ascii="楷体_GB2312" w:eastAsia="楷体_GB2312"/>
                <w:sz w:val="30"/>
              </w:rPr>
            </w:pPr>
            <w:r>
              <w:rPr>
                <w:rFonts w:hint="eastAsia" w:ascii="楷体_GB2312" w:eastAsia="楷体_GB2312"/>
                <w:sz w:val="30"/>
              </w:rPr>
              <w:t xml:space="preserve">项 目 承 担 部 门：  </w:t>
            </w:r>
            <w:r>
              <w:rPr>
                <w:rFonts w:hint="eastAsia" w:ascii="楷体_GB2312" w:eastAsia="楷体_GB2312"/>
                <w:sz w:val="30"/>
                <w:lang w:val="en-US" w:eastAsia="zh-CN"/>
              </w:rPr>
              <w:t xml:space="preserve">     5组</w:t>
            </w:r>
            <w:r>
              <w:rPr>
                <w:rFonts w:hint="eastAsia" w:ascii="楷体_GB2312" w:eastAsia="楷体_GB2312"/>
                <w:sz w:val="30"/>
              </w:rPr>
              <w:t xml:space="preserve"> </w:t>
            </w:r>
          </w:p>
          <w:p w14:paraId="5DDDAD26">
            <w:pPr>
              <w:keepNext w:val="0"/>
              <w:keepLines w:val="0"/>
              <w:pageBreakBefore w:val="0"/>
              <w:widowControl/>
              <w:kinsoku/>
              <w:wordWrap/>
              <w:overflowPunct/>
              <w:topLinePunct w:val="0"/>
              <w:autoSpaceDE/>
              <w:autoSpaceDN/>
              <w:bidi w:val="0"/>
              <w:adjustRightInd/>
              <w:snapToGrid/>
              <w:ind w:firstLine="600" w:firstLineChars="200"/>
              <w:textAlignment w:val="auto"/>
              <w:outlineLvl w:val="9"/>
              <w:rPr>
                <w:rFonts w:hint="eastAsia" w:ascii="楷体_GB2312" w:eastAsia="楷体_GB2312"/>
                <w:sz w:val="30"/>
              </w:rPr>
            </w:pPr>
          </w:p>
          <w:p w14:paraId="7B24015C">
            <w:pPr>
              <w:keepNext w:val="0"/>
              <w:keepLines w:val="0"/>
              <w:pageBreakBefore w:val="0"/>
              <w:widowControl/>
              <w:kinsoku/>
              <w:wordWrap/>
              <w:overflowPunct/>
              <w:topLinePunct w:val="0"/>
              <w:autoSpaceDE/>
              <w:autoSpaceDN/>
              <w:bidi w:val="0"/>
              <w:adjustRightInd/>
              <w:snapToGrid/>
              <w:ind w:firstLine="600" w:firstLineChars="200"/>
              <w:textAlignment w:val="auto"/>
              <w:outlineLvl w:val="9"/>
              <w:rPr>
                <w:sz w:val="30"/>
              </w:rPr>
            </w:pPr>
            <w:r>
              <w:rPr>
                <w:rFonts w:hint="eastAsia" w:ascii="楷体_GB2312" w:eastAsia="楷体_GB2312"/>
                <w:sz w:val="30"/>
              </w:rPr>
              <w:t>撰</w:t>
            </w:r>
            <w:r>
              <w:rPr>
                <w:rFonts w:ascii="楷体_GB2312" w:eastAsia="楷体_GB2312"/>
                <w:sz w:val="30"/>
              </w:rPr>
              <w:t xml:space="preserve">  </w:t>
            </w:r>
            <w:r>
              <w:rPr>
                <w:rFonts w:hint="eastAsia" w:ascii="楷体_GB2312" w:eastAsia="楷体_GB2312"/>
                <w:sz w:val="30"/>
              </w:rPr>
              <w:t>写</w:t>
            </w:r>
            <w:r>
              <w:rPr>
                <w:rFonts w:ascii="楷体_GB2312" w:eastAsia="楷体_GB2312"/>
                <w:sz w:val="30"/>
              </w:rPr>
              <w:t xml:space="preserve">  </w:t>
            </w:r>
            <w:r>
              <w:rPr>
                <w:rFonts w:hint="eastAsia" w:ascii="楷体_GB2312" w:eastAsia="楷体_GB2312"/>
                <w:sz w:val="30"/>
              </w:rPr>
              <w:t>人</w:t>
            </w:r>
            <w:r>
              <w:rPr>
                <w:rFonts w:hint="eastAsia" w:ascii="楷体_GB2312" w:eastAsia="楷体_GB2312"/>
                <w:sz w:val="28"/>
              </w:rPr>
              <w:t>（签名）</w:t>
            </w:r>
            <w:r>
              <w:rPr>
                <w:rFonts w:hint="eastAsia" w:ascii="楷体_GB2312" w:eastAsia="楷体_GB2312"/>
                <w:sz w:val="30"/>
              </w:rPr>
              <w:t xml:space="preserve">：     杨雨洁     </w:t>
            </w:r>
          </w:p>
          <w:p w14:paraId="36DB4969">
            <w:pPr>
              <w:keepNext w:val="0"/>
              <w:keepLines w:val="0"/>
              <w:pageBreakBefore w:val="0"/>
              <w:widowControl/>
              <w:tabs>
                <w:tab w:val="left" w:pos="3780"/>
                <w:tab w:val="left" w:pos="4200"/>
              </w:tabs>
              <w:kinsoku/>
              <w:wordWrap/>
              <w:overflowPunct/>
              <w:topLinePunct w:val="0"/>
              <w:autoSpaceDE/>
              <w:autoSpaceDN/>
              <w:bidi w:val="0"/>
              <w:adjustRightInd/>
              <w:snapToGrid/>
              <w:ind w:firstLine="600" w:firstLineChars="200"/>
              <w:textAlignment w:val="auto"/>
              <w:outlineLvl w:val="9"/>
              <w:rPr>
                <w:rFonts w:hint="eastAsia" w:ascii="楷体_GB2312" w:eastAsia="楷体_GB2312"/>
                <w:sz w:val="30"/>
              </w:rPr>
            </w:pPr>
          </w:p>
          <w:p w14:paraId="186FD662">
            <w:pPr>
              <w:keepNext w:val="0"/>
              <w:keepLines w:val="0"/>
              <w:pageBreakBefore w:val="0"/>
              <w:widowControl/>
              <w:tabs>
                <w:tab w:val="left" w:pos="3780"/>
                <w:tab w:val="left" w:pos="4200"/>
              </w:tabs>
              <w:kinsoku/>
              <w:wordWrap/>
              <w:overflowPunct/>
              <w:topLinePunct w:val="0"/>
              <w:autoSpaceDE/>
              <w:autoSpaceDN/>
              <w:bidi w:val="0"/>
              <w:adjustRightInd/>
              <w:snapToGrid/>
              <w:ind w:firstLine="600" w:firstLineChars="200"/>
              <w:textAlignment w:val="auto"/>
              <w:outlineLvl w:val="9"/>
              <w:rPr>
                <w:rFonts w:hint="eastAsia"/>
                <w:sz w:val="30"/>
              </w:rPr>
            </w:pPr>
            <w:r>
              <w:rPr>
                <w:rFonts w:hint="eastAsia" w:ascii="楷体_GB2312" w:eastAsia="楷体_GB2312"/>
                <w:sz w:val="30"/>
              </w:rPr>
              <w:t>完</w:t>
            </w:r>
            <w:r>
              <w:rPr>
                <w:rFonts w:ascii="楷体_GB2312" w:eastAsia="楷体_GB2312"/>
                <w:sz w:val="30"/>
              </w:rPr>
              <w:t xml:space="preserve"> </w:t>
            </w:r>
            <w:r>
              <w:rPr>
                <w:rFonts w:hint="eastAsia" w:ascii="楷体_GB2312" w:eastAsia="楷体_GB2312"/>
                <w:sz w:val="30"/>
              </w:rPr>
              <w:t xml:space="preserve">  成   日</w:t>
            </w:r>
            <w:r>
              <w:rPr>
                <w:rFonts w:ascii="楷体_GB2312" w:eastAsia="楷体_GB2312"/>
                <w:sz w:val="30"/>
              </w:rPr>
              <w:t xml:space="preserve"> </w:t>
            </w:r>
            <w:r>
              <w:rPr>
                <w:rFonts w:hint="eastAsia" w:ascii="楷体_GB2312" w:eastAsia="楷体_GB2312"/>
                <w:sz w:val="30"/>
              </w:rPr>
              <w:t xml:space="preserve">  期：    202</w:t>
            </w:r>
            <w:r>
              <w:rPr>
                <w:rFonts w:hint="eastAsia" w:ascii="楷体_GB2312" w:eastAsia="楷体_GB2312"/>
                <w:sz w:val="30"/>
                <w:lang w:val="en-US" w:eastAsia="zh-CN"/>
              </w:rPr>
              <w:t>6</w:t>
            </w:r>
            <w:r>
              <w:rPr>
                <w:rFonts w:hint="eastAsia" w:ascii="楷体_GB2312" w:eastAsia="楷体_GB2312"/>
                <w:sz w:val="30"/>
              </w:rPr>
              <w:t>-</w:t>
            </w:r>
            <w:r>
              <w:rPr>
                <w:rFonts w:hint="eastAsia" w:ascii="楷体_GB2312" w:eastAsia="楷体_GB2312"/>
                <w:sz w:val="30"/>
                <w:lang w:val="en-US" w:eastAsia="zh-CN"/>
              </w:rPr>
              <w:t>6</w:t>
            </w:r>
            <w:r>
              <w:rPr>
                <w:rFonts w:hint="eastAsia" w:ascii="楷体_GB2312" w:eastAsia="楷体_GB2312"/>
                <w:sz w:val="30"/>
              </w:rPr>
              <w:t>-</w:t>
            </w:r>
            <w:r>
              <w:rPr>
                <w:rFonts w:hint="eastAsia" w:ascii="楷体_GB2312" w:eastAsia="楷体_GB2312"/>
                <w:sz w:val="30"/>
                <w:lang w:val="en-US" w:eastAsia="zh-CN"/>
              </w:rPr>
              <w:t>16</w:t>
            </w:r>
            <w:r>
              <w:rPr>
                <w:rFonts w:hint="eastAsia" w:ascii="楷体_GB2312" w:eastAsia="楷体_GB2312"/>
                <w:sz w:val="30"/>
              </w:rPr>
              <w:t xml:space="preserve">    </w:t>
            </w:r>
          </w:p>
          <w:p w14:paraId="69A6B54E">
            <w:pPr>
              <w:keepNext w:val="0"/>
              <w:keepLines w:val="0"/>
              <w:pageBreakBefore w:val="0"/>
              <w:widowControl/>
              <w:kinsoku/>
              <w:wordWrap/>
              <w:overflowPunct/>
              <w:topLinePunct w:val="0"/>
              <w:autoSpaceDE/>
              <w:autoSpaceDN/>
              <w:bidi w:val="0"/>
              <w:adjustRightInd/>
              <w:snapToGrid/>
              <w:ind w:firstLine="600" w:firstLineChars="200"/>
              <w:textAlignment w:val="auto"/>
              <w:outlineLvl w:val="9"/>
              <w:rPr>
                <w:rFonts w:hint="eastAsia" w:ascii="楷体_GB2312" w:eastAsia="楷体_GB2312"/>
                <w:sz w:val="30"/>
              </w:rPr>
            </w:pPr>
          </w:p>
          <w:p w14:paraId="60A732C2">
            <w:pPr>
              <w:keepNext w:val="0"/>
              <w:keepLines w:val="0"/>
              <w:pageBreakBefore w:val="0"/>
              <w:widowControl/>
              <w:kinsoku/>
              <w:wordWrap/>
              <w:overflowPunct/>
              <w:topLinePunct w:val="0"/>
              <w:autoSpaceDE/>
              <w:autoSpaceDN/>
              <w:bidi w:val="0"/>
              <w:adjustRightInd/>
              <w:snapToGrid/>
              <w:ind w:firstLine="600" w:firstLineChars="200"/>
              <w:textAlignment w:val="auto"/>
              <w:outlineLvl w:val="9"/>
              <w:rPr>
                <w:rFonts w:hint="eastAsia" w:ascii="楷体_GB2312" w:eastAsia="楷体_GB2312"/>
              </w:rPr>
            </w:pPr>
            <w:r>
              <w:rPr>
                <w:rFonts w:hint="eastAsia" w:ascii="楷体_GB2312" w:eastAsia="楷体_GB2312"/>
                <w:sz w:val="30"/>
              </w:rPr>
              <w:t xml:space="preserve">本文档使用部门： </w:t>
            </w:r>
            <w:r>
              <w:rPr>
                <w:rFonts w:hint="eastAsia" w:ascii="楷体_GB2312" w:eastAsia="楷体_GB2312"/>
              </w:rPr>
              <w:t xml:space="preserve">■主管领导   </w:t>
            </w:r>
            <w:r>
              <w:rPr>
                <w:rFonts w:ascii="楷体_GB2312" w:eastAsia="楷体_GB2312"/>
              </w:rPr>
              <w:t xml:space="preserve">  </w:t>
            </w:r>
            <w:r>
              <w:rPr>
                <w:rFonts w:hint="eastAsia" w:ascii="楷体_GB2312" w:eastAsia="楷体_GB2312"/>
              </w:rPr>
              <w:t xml:space="preserve">■项目组 </w:t>
            </w:r>
          </w:p>
          <w:p w14:paraId="35D818EB">
            <w:pPr>
              <w:keepNext w:val="0"/>
              <w:keepLines w:val="0"/>
              <w:pageBreakBefore w:val="0"/>
              <w:widowControl/>
              <w:kinsoku/>
              <w:wordWrap/>
              <w:overflowPunct/>
              <w:topLinePunct w:val="0"/>
              <w:autoSpaceDE/>
              <w:autoSpaceDN/>
              <w:bidi w:val="0"/>
              <w:adjustRightInd/>
              <w:snapToGrid/>
              <w:ind w:left="600" w:leftChars="300" w:firstLine="2000" w:firstLineChars="1000"/>
              <w:textAlignment w:val="auto"/>
              <w:outlineLvl w:val="9"/>
              <w:rPr>
                <w:u w:val="single"/>
              </w:rPr>
            </w:pPr>
            <w:r>
              <w:rPr>
                <w:rFonts w:hint="eastAsia" w:ascii="楷体_GB2312" w:eastAsia="楷体_GB2312"/>
              </w:rPr>
              <w:t xml:space="preserve">■客户（市场）  ■维护人员  ■用户  </w:t>
            </w:r>
          </w:p>
          <w:p w14:paraId="6A7085C7">
            <w:pPr>
              <w:keepNext w:val="0"/>
              <w:keepLines w:val="0"/>
              <w:pageBreakBefore w:val="0"/>
              <w:widowControl/>
              <w:kinsoku/>
              <w:wordWrap/>
              <w:overflowPunct/>
              <w:topLinePunct w:val="0"/>
              <w:autoSpaceDE/>
              <w:autoSpaceDN/>
              <w:bidi w:val="0"/>
              <w:adjustRightInd/>
              <w:snapToGrid/>
              <w:ind w:firstLine="600" w:firstLineChars="200"/>
              <w:textAlignment w:val="auto"/>
              <w:outlineLvl w:val="9"/>
              <w:rPr>
                <w:rFonts w:hint="eastAsia" w:ascii="楷体_GB2312" w:eastAsia="楷体_GB2312"/>
                <w:sz w:val="30"/>
              </w:rPr>
            </w:pPr>
          </w:p>
          <w:p w14:paraId="3706419F">
            <w:pPr>
              <w:keepNext w:val="0"/>
              <w:keepLines w:val="0"/>
              <w:pageBreakBefore w:val="0"/>
              <w:widowControl/>
              <w:kinsoku/>
              <w:wordWrap/>
              <w:overflowPunct/>
              <w:topLinePunct w:val="0"/>
              <w:autoSpaceDE/>
              <w:autoSpaceDN/>
              <w:bidi w:val="0"/>
              <w:adjustRightInd/>
              <w:snapToGrid/>
              <w:ind w:firstLine="600" w:firstLineChars="200"/>
              <w:textAlignment w:val="auto"/>
              <w:outlineLvl w:val="9"/>
              <w:rPr>
                <w:sz w:val="30"/>
              </w:rPr>
            </w:pPr>
            <w:r>
              <w:rPr>
                <w:rFonts w:hint="eastAsia" w:ascii="楷体_GB2312" w:eastAsia="楷体_GB2312"/>
                <w:sz w:val="30"/>
              </w:rPr>
              <w:t>评审负责人</w:t>
            </w:r>
            <w:r>
              <w:rPr>
                <w:rFonts w:hint="eastAsia" w:ascii="楷体_GB2312" w:eastAsia="楷体_GB2312"/>
                <w:sz w:val="28"/>
              </w:rPr>
              <w:t>（签名）</w:t>
            </w:r>
            <w:r>
              <w:rPr>
                <w:rFonts w:hint="eastAsia" w:ascii="楷体_GB2312" w:eastAsia="楷体_GB2312"/>
                <w:sz w:val="30"/>
              </w:rPr>
              <w:t xml:space="preserve">：           </w:t>
            </w:r>
          </w:p>
          <w:p w14:paraId="52E4B278">
            <w:pPr>
              <w:keepNext w:val="0"/>
              <w:keepLines w:val="0"/>
              <w:pageBreakBefore w:val="0"/>
              <w:widowControl/>
              <w:tabs>
                <w:tab w:val="left" w:pos="1655"/>
                <w:tab w:val="center" w:pos="3672"/>
              </w:tabs>
              <w:kinsoku/>
              <w:wordWrap/>
              <w:overflowPunct/>
              <w:topLinePunct w:val="0"/>
              <w:autoSpaceDE/>
              <w:autoSpaceDN/>
              <w:bidi w:val="0"/>
              <w:adjustRightInd/>
              <w:snapToGrid/>
              <w:ind w:firstLine="600" w:firstLineChars="200"/>
              <w:textAlignment w:val="auto"/>
              <w:outlineLvl w:val="9"/>
              <w:rPr>
                <w:rFonts w:hint="eastAsia" w:ascii="楷体_GB2312" w:eastAsia="楷体_GB2312"/>
                <w:sz w:val="30"/>
              </w:rPr>
            </w:pPr>
          </w:p>
          <w:p w14:paraId="2A669619">
            <w:pPr>
              <w:keepNext w:val="0"/>
              <w:keepLines w:val="0"/>
              <w:pageBreakBefore w:val="0"/>
              <w:widowControl/>
              <w:tabs>
                <w:tab w:val="left" w:pos="1655"/>
                <w:tab w:val="center" w:pos="3672"/>
              </w:tabs>
              <w:kinsoku/>
              <w:wordWrap/>
              <w:overflowPunct/>
              <w:topLinePunct w:val="0"/>
              <w:autoSpaceDE/>
              <w:autoSpaceDN/>
              <w:bidi w:val="0"/>
              <w:adjustRightInd/>
              <w:snapToGrid/>
              <w:ind w:firstLine="600" w:firstLineChars="200"/>
              <w:textAlignment w:val="auto"/>
              <w:outlineLvl w:val="9"/>
              <w:rPr>
                <w:rFonts w:hint="eastAsia"/>
              </w:rPr>
            </w:pPr>
            <w:r>
              <w:rPr>
                <w:rFonts w:hint="eastAsia" w:ascii="楷体_GB2312" w:eastAsia="楷体_GB2312"/>
                <w:sz w:val="30"/>
              </w:rPr>
              <w:t>评</w:t>
            </w:r>
            <w:r>
              <w:rPr>
                <w:rFonts w:ascii="楷体_GB2312" w:eastAsia="楷体_GB2312"/>
                <w:sz w:val="30"/>
              </w:rPr>
              <w:t xml:space="preserve"> </w:t>
            </w:r>
            <w:r>
              <w:rPr>
                <w:rFonts w:hint="eastAsia" w:ascii="楷体_GB2312" w:eastAsia="楷体_GB2312"/>
                <w:sz w:val="30"/>
              </w:rPr>
              <w:t xml:space="preserve">   审   日  期：     202</w:t>
            </w:r>
            <w:r>
              <w:rPr>
                <w:rFonts w:hint="eastAsia" w:ascii="楷体_GB2312" w:eastAsia="楷体_GB2312"/>
                <w:sz w:val="30"/>
                <w:lang w:val="en-US" w:eastAsia="zh-CN"/>
              </w:rPr>
              <w:t>6</w:t>
            </w:r>
            <w:r>
              <w:rPr>
                <w:rFonts w:hint="eastAsia" w:ascii="楷体_GB2312" w:eastAsia="楷体_GB2312"/>
                <w:sz w:val="30"/>
              </w:rPr>
              <w:t>-</w:t>
            </w:r>
            <w:r>
              <w:rPr>
                <w:rFonts w:hint="eastAsia" w:ascii="楷体_GB2312" w:eastAsia="楷体_GB2312"/>
                <w:sz w:val="30"/>
                <w:lang w:val="en-US" w:eastAsia="zh-CN"/>
              </w:rPr>
              <w:t>6</w:t>
            </w:r>
            <w:r>
              <w:rPr>
                <w:rFonts w:hint="eastAsia" w:ascii="楷体_GB2312" w:eastAsia="楷体_GB2312"/>
                <w:sz w:val="30"/>
              </w:rPr>
              <w:t>-</w:t>
            </w:r>
            <w:r>
              <w:rPr>
                <w:rFonts w:hint="eastAsia" w:ascii="楷体_GB2312" w:eastAsia="楷体_GB2312"/>
                <w:sz w:val="30"/>
                <w:lang w:val="en-US" w:eastAsia="zh-CN"/>
              </w:rPr>
              <w:t>xx</w:t>
            </w:r>
            <w:r>
              <w:rPr>
                <w:rFonts w:hint="eastAsia" w:ascii="楷体_GB2312" w:eastAsia="楷体_GB2312"/>
                <w:sz w:val="30"/>
              </w:rPr>
              <w:t xml:space="preserve"> </w:t>
            </w:r>
          </w:p>
        </w:tc>
      </w:tr>
      <w:tr w14:paraId="3922AA63">
        <w:tblPrEx>
          <w:tblCellMar>
            <w:top w:w="0" w:type="dxa"/>
            <w:left w:w="108" w:type="dxa"/>
            <w:bottom w:w="0" w:type="dxa"/>
            <w:right w:w="108" w:type="dxa"/>
          </w:tblCellMar>
        </w:tblPrEx>
        <w:trPr>
          <w:cantSplit/>
          <w:trHeight w:val="2711" w:hRule="atLeast"/>
          <w:jc w:val="center"/>
        </w:trPr>
        <w:tc>
          <w:tcPr>
            <w:tcW w:w="1960" w:type="dxa"/>
            <w:vMerge w:val="continue"/>
            <w:shd w:val="clear" w:color="auto" w:fill="CCCCCC"/>
            <w:noWrap w:val="0"/>
            <w:vAlign w:val="top"/>
          </w:tcPr>
          <w:p w14:paraId="5D0F9005">
            <w:pPr>
              <w:pStyle w:val="34"/>
              <w:keepNext w:val="0"/>
              <w:keepLines w:val="0"/>
              <w:pageBreakBefore w:val="0"/>
              <w:widowControl/>
              <w:kinsoku/>
              <w:wordWrap/>
              <w:overflowPunct/>
              <w:topLinePunct w:val="0"/>
              <w:autoSpaceDE/>
              <w:autoSpaceDN/>
              <w:bidi w:val="0"/>
              <w:adjustRightInd/>
              <w:snapToGrid/>
              <w:spacing w:line="240" w:lineRule="exact"/>
              <w:ind w:firstLine="720"/>
              <w:jc w:val="right"/>
              <w:textAlignment w:val="auto"/>
              <w:outlineLvl w:val="9"/>
              <w:rPr>
                <w:rFonts w:hint="eastAsia"/>
              </w:rPr>
            </w:pPr>
          </w:p>
        </w:tc>
        <w:tc>
          <w:tcPr>
            <w:tcW w:w="7148" w:type="dxa"/>
            <w:noWrap w:val="0"/>
            <w:vAlign w:val="bottom"/>
          </w:tcPr>
          <w:p w14:paraId="16F13C1B">
            <w:pPr>
              <w:pStyle w:val="34"/>
              <w:keepNext w:val="0"/>
              <w:keepLines w:val="0"/>
              <w:pageBreakBefore w:val="0"/>
              <w:widowControl/>
              <w:kinsoku/>
              <w:wordWrap/>
              <w:overflowPunct/>
              <w:topLinePunct w:val="0"/>
              <w:autoSpaceDE/>
              <w:autoSpaceDN/>
              <w:bidi w:val="0"/>
              <w:adjustRightInd/>
              <w:snapToGrid/>
              <w:spacing w:line="240" w:lineRule="exact"/>
              <w:jc w:val="both"/>
              <w:textAlignment w:val="auto"/>
              <w:outlineLvl w:val="9"/>
              <w:rPr>
                <w:rFonts w:hint="eastAsia"/>
              </w:rPr>
            </w:pPr>
          </w:p>
        </w:tc>
      </w:tr>
    </w:tbl>
    <w:p w14:paraId="0CBCDB91">
      <w:pPr>
        <w:ind w:firstLine="480"/>
        <w:rPr>
          <w:rFonts w:hint="eastAsia" w:ascii="宋体" w:hAnsi="宋体"/>
          <w:b/>
          <w:bCs/>
          <w:sz w:val="24"/>
        </w:rPr>
      </w:pPr>
      <w:r>
        <w:rPr>
          <w:rFonts w:hint="eastAsia" w:ascii="宋体" w:hAnsi="宋体"/>
          <w:b/>
          <w:bCs/>
          <w:sz w:val="24"/>
        </w:rPr>
        <w:t>文档信息</w:t>
      </w:r>
    </w:p>
    <w:tbl>
      <w:tblPr>
        <w:tblStyle w:val="35"/>
        <w:tblW w:w="9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8"/>
      </w:tblGrid>
      <w:tr w14:paraId="6BEE8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46131EAF">
            <w:pPr>
              <w:ind w:firstLine="400"/>
              <w:rPr>
                <w:rFonts w:hint="eastAsia" w:ascii="宋体" w:hAnsi="宋体" w:cs="Arial"/>
              </w:rPr>
            </w:pPr>
            <w:r>
              <w:rPr>
                <w:rFonts w:hint="eastAsia" w:ascii="宋体" w:hAnsi="宋体" w:cs="Arial"/>
              </w:rPr>
              <w:t>标题</w:t>
            </w:r>
            <w:r>
              <w:rPr>
                <w:rFonts w:ascii="宋体" w:hAnsi="宋体" w:cs="Arial"/>
              </w:rPr>
              <w:t>:</w:t>
            </w:r>
            <w:r>
              <w:rPr>
                <w:rFonts w:hint="eastAsia"/>
              </w:rPr>
              <w:t xml:space="preserve"> </w:t>
            </w:r>
            <w:r>
              <w:rPr>
                <w:rFonts w:hint="eastAsia"/>
                <w:lang w:val="en-US" w:eastAsia="zh-CN"/>
              </w:rPr>
              <w:t>智能化在线教学支持服务平台管理中心系统</w:t>
            </w:r>
          </w:p>
        </w:tc>
      </w:tr>
      <w:tr w14:paraId="42151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3819CA46">
            <w:pPr>
              <w:ind w:firstLine="400"/>
              <w:rPr>
                <w:rFonts w:hint="eastAsia" w:ascii="宋体" w:hAnsi="宋体" w:cs="Arial"/>
              </w:rPr>
            </w:pPr>
            <w:r>
              <w:rPr>
                <w:rFonts w:hint="eastAsia" w:ascii="宋体" w:hAnsi="宋体" w:cs="Arial"/>
              </w:rPr>
              <w:t>作者</w:t>
            </w:r>
            <w:r>
              <w:rPr>
                <w:rFonts w:ascii="宋体" w:hAnsi="宋体" w:cs="Arial"/>
              </w:rPr>
              <w:t xml:space="preserve">: </w:t>
            </w:r>
            <w:r>
              <w:rPr>
                <w:rFonts w:hint="eastAsia" w:ascii="宋体" w:hAnsi="宋体"/>
              </w:rPr>
              <w:t>杨雨洁</w:t>
            </w:r>
          </w:p>
        </w:tc>
      </w:tr>
      <w:tr w14:paraId="24A19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5BC9EEC4">
            <w:pPr>
              <w:ind w:firstLine="400"/>
              <w:rPr>
                <w:rFonts w:hint="default" w:ascii="宋体" w:hAnsi="宋体" w:eastAsia="宋体" w:cs="Arial"/>
                <w:lang w:val="en-US" w:eastAsia="zh-CN"/>
              </w:rPr>
            </w:pPr>
            <w:r>
              <w:rPr>
                <w:rFonts w:hint="eastAsia" w:ascii="宋体" w:hAnsi="宋体" w:cs="Arial"/>
              </w:rPr>
              <w:t>创建日期</w:t>
            </w:r>
            <w:r>
              <w:rPr>
                <w:rFonts w:ascii="宋体" w:hAnsi="宋体" w:cs="Arial"/>
              </w:rPr>
              <w:t xml:space="preserve">: </w:t>
            </w:r>
            <w:r>
              <w:rPr>
                <w:rFonts w:hint="eastAsia" w:ascii="宋体" w:hAnsi="宋体" w:cs="Arial"/>
              </w:rPr>
              <w:t>202</w:t>
            </w:r>
            <w:r>
              <w:rPr>
                <w:rFonts w:hint="eastAsia" w:ascii="宋体" w:hAnsi="宋体" w:cs="Arial"/>
                <w:lang w:val="en-US" w:eastAsia="zh-CN"/>
              </w:rPr>
              <w:t>6</w:t>
            </w:r>
            <w:r>
              <w:rPr>
                <w:rFonts w:hint="eastAsia" w:ascii="宋体" w:hAnsi="宋体" w:cs="Arial"/>
              </w:rPr>
              <w:t>-</w:t>
            </w:r>
            <w:r>
              <w:rPr>
                <w:rFonts w:hint="eastAsia" w:ascii="宋体" w:hAnsi="宋体" w:cs="Arial"/>
                <w:lang w:val="en-US" w:eastAsia="zh-CN"/>
              </w:rPr>
              <w:t>6</w:t>
            </w:r>
            <w:r>
              <w:rPr>
                <w:rFonts w:hint="eastAsia" w:ascii="宋体" w:hAnsi="宋体" w:cs="Arial"/>
              </w:rPr>
              <w:t>-</w:t>
            </w:r>
            <w:r>
              <w:rPr>
                <w:rFonts w:hint="eastAsia" w:ascii="宋体" w:hAnsi="宋体" w:cs="Arial"/>
                <w:lang w:val="en-US" w:eastAsia="zh-CN"/>
              </w:rPr>
              <w:t>16</w:t>
            </w:r>
          </w:p>
        </w:tc>
      </w:tr>
      <w:tr w14:paraId="4EF3F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4641A238">
            <w:pPr>
              <w:ind w:firstLine="400"/>
              <w:rPr>
                <w:rFonts w:hint="default" w:ascii="宋体" w:hAnsi="宋体" w:eastAsia="宋体" w:cs="Arial"/>
                <w:lang w:val="en-US" w:eastAsia="zh-CN"/>
              </w:rPr>
            </w:pPr>
            <w:r>
              <w:rPr>
                <w:rFonts w:hint="eastAsia" w:ascii="宋体" w:hAnsi="宋体" w:cs="Arial"/>
              </w:rPr>
              <w:t>上次更新日期</w:t>
            </w:r>
            <w:r>
              <w:rPr>
                <w:rFonts w:ascii="宋体" w:hAnsi="宋体" w:cs="Arial"/>
              </w:rPr>
              <w:t xml:space="preserve">: </w:t>
            </w:r>
            <w:r>
              <w:rPr>
                <w:rFonts w:hint="eastAsia" w:ascii="宋体" w:hAnsi="宋体" w:cs="Arial"/>
              </w:rPr>
              <w:t>202</w:t>
            </w:r>
            <w:r>
              <w:rPr>
                <w:rFonts w:hint="eastAsia" w:ascii="宋体" w:hAnsi="宋体" w:cs="Arial"/>
                <w:lang w:val="en-US" w:eastAsia="zh-CN"/>
              </w:rPr>
              <w:t>6</w:t>
            </w:r>
            <w:r>
              <w:rPr>
                <w:rFonts w:hint="eastAsia" w:ascii="宋体" w:hAnsi="宋体" w:cs="Arial"/>
              </w:rPr>
              <w:t>-</w:t>
            </w:r>
            <w:r>
              <w:rPr>
                <w:rFonts w:hint="eastAsia" w:ascii="宋体" w:hAnsi="宋体" w:cs="Arial"/>
                <w:lang w:val="en-US" w:eastAsia="zh-CN"/>
              </w:rPr>
              <w:t>6</w:t>
            </w:r>
            <w:r>
              <w:rPr>
                <w:rFonts w:hint="eastAsia" w:ascii="宋体" w:hAnsi="宋体" w:cs="Arial"/>
              </w:rPr>
              <w:t>-</w:t>
            </w:r>
            <w:r>
              <w:rPr>
                <w:rFonts w:hint="eastAsia" w:ascii="宋体" w:hAnsi="宋体" w:cs="Arial"/>
                <w:lang w:val="en-US" w:eastAsia="zh-CN"/>
              </w:rPr>
              <w:t>18</w:t>
            </w:r>
          </w:p>
        </w:tc>
      </w:tr>
      <w:tr w14:paraId="5C6B8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 w:hRule="atLeast"/>
        </w:trPr>
        <w:tc>
          <w:tcPr>
            <w:tcW w:w="9288" w:type="dxa"/>
            <w:noWrap w:val="0"/>
            <w:vAlign w:val="top"/>
          </w:tcPr>
          <w:p w14:paraId="68F664FA">
            <w:pPr>
              <w:ind w:firstLine="400"/>
              <w:rPr>
                <w:rFonts w:hint="default" w:ascii="宋体" w:hAnsi="宋体" w:cs="Arial"/>
                <w:lang w:val="en-US"/>
              </w:rPr>
            </w:pPr>
            <w:r>
              <w:rPr>
                <w:rFonts w:hint="eastAsia" w:ascii="宋体" w:hAnsi="宋体" w:cs="Arial"/>
              </w:rPr>
              <w:t>版本</w:t>
            </w:r>
            <w:r>
              <w:rPr>
                <w:rFonts w:ascii="宋体" w:hAnsi="宋体" w:cs="Arial"/>
              </w:rPr>
              <w:t>:</w:t>
            </w:r>
            <w:r>
              <w:rPr>
                <w:rFonts w:hint="eastAsia" w:ascii="宋体" w:hAnsi="宋体" w:cs="Arial"/>
              </w:rPr>
              <w:t xml:space="preserve"> </w:t>
            </w:r>
            <w:r>
              <w:rPr>
                <w:rFonts w:hint="eastAsia" w:ascii="宋体" w:hAnsi="宋体" w:cs="Arial"/>
                <w:lang w:val="en-US" w:eastAsia="zh-CN"/>
              </w:rPr>
              <w:t>V0.1</w:t>
            </w:r>
          </w:p>
        </w:tc>
      </w:tr>
      <w:tr w14:paraId="336AB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49E7DA22">
            <w:pPr>
              <w:ind w:firstLine="400"/>
              <w:rPr>
                <w:rFonts w:hint="eastAsia" w:ascii="宋体" w:hAnsi="宋体" w:eastAsia="宋体" w:cs="Arial"/>
                <w:lang w:val="en-US" w:eastAsia="zh-CN"/>
              </w:rPr>
            </w:pPr>
            <w:r>
              <w:rPr>
                <w:rFonts w:hint="eastAsia" w:ascii="宋体" w:hAnsi="宋体" w:cs="Arial"/>
              </w:rPr>
              <w:t>部门名称</w:t>
            </w:r>
            <w:r>
              <w:rPr>
                <w:rFonts w:ascii="宋体" w:hAnsi="宋体" w:cs="Arial"/>
              </w:rPr>
              <w:t>:</w:t>
            </w:r>
            <w:r>
              <w:rPr>
                <w:rFonts w:ascii="宋体" w:hAnsi="宋体" w:cs="Arial"/>
                <w:szCs w:val="21"/>
              </w:rPr>
              <w:t xml:space="preserve"> </w:t>
            </w:r>
            <w:r>
              <w:rPr>
                <w:rFonts w:hint="eastAsia" w:ascii="宋体" w:hAnsi="宋体"/>
              </w:rPr>
              <w:t>成都理工大学软工</w:t>
            </w:r>
            <w:r>
              <w:rPr>
                <w:rFonts w:hint="eastAsia" w:ascii="宋体" w:hAnsi="宋体"/>
                <w:lang w:val="en-US" w:eastAsia="zh-CN"/>
              </w:rPr>
              <w:t>五组</w:t>
            </w:r>
          </w:p>
        </w:tc>
      </w:tr>
    </w:tbl>
    <w:p w14:paraId="383FC12E">
      <w:pPr>
        <w:pStyle w:val="50"/>
        <w:ind w:firstLine="400"/>
        <w:rPr>
          <w:rFonts w:hint="eastAsia" w:ascii="宋体" w:hAnsi="宋体"/>
        </w:rPr>
      </w:pPr>
    </w:p>
    <w:p w14:paraId="1780D29C">
      <w:pPr>
        <w:ind w:firstLine="400"/>
        <w:rPr>
          <w:rFonts w:hint="eastAsia" w:ascii="宋体" w:hAnsi="宋体"/>
        </w:rPr>
      </w:pPr>
    </w:p>
    <w:p w14:paraId="5CFEDCEB">
      <w:pPr>
        <w:pStyle w:val="26"/>
        <w:spacing w:before="0" w:after="0"/>
        <w:ind w:firstLine="400"/>
        <w:rPr>
          <w:rFonts w:ascii="宋体" w:hAnsi="宋体"/>
          <w:caps w:val="0"/>
        </w:rPr>
      </w:pPr>
      <w:r>
        <w:rPr>
          <w:rFonts w:hint="eastAsia" w:ascii="宋体" w:hAnsi="宋体"/>
          <w:caps w:val="0"/>
        </w:rPr>
        <w:t>修订文档历史记录</w:t>
      </w:r>
    </w:p>
    <w:tbl>
      <w:tblPr>
        <w:tblStyle w:val="35"/>
        <w:tblW w:w="9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1440"/>
        <w:gridCol w:w="3566"/>
        <w:gridCol w:w="2734"/>
      </w:tblGrid>
      <w:tr w14:paraId="31268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noWrap w:val="0"/>
            <w:vAlign w:val="center"/>
          </w:tcPr>
          <w:p w14:paraId="3B8A89F3">
            <w:pPr>
              <w:ind w:firstLine="400"/>
              <w:jc w:val="center"/>
              <w:rPr>
                <w:rFonts w:ascii="宋体" w:hAnsi="宋体" w:cs="Arial"/>
                <w:b/>
              </w:rPr>
            </w:pPr>
            <w:r>
              <w:rPr>
                <w:rFonts w:hint="eastAsia" w:ascii="宋体" w:hAnsi="宋体" w:cs="Arial"/>
                <w:b/>
              </w:rPr>
              <w:t>日期</w:t>
            </w:r>
          </w:p>
        </w:tc>
        <w:tc>
          <w:tcPr>
            <w:tcW w:w="1440" w:type="dxa"/>
            <w:noWrap w:val="0"/>
            <w:vAlign w:val="center"/>
          </w:tcPr>
          <w:p w14:paraId="6BA169C6">
            <w:pPr>
              <w:ind w:firstLine="400"/>
              <w:jc w:val="center"/>
              <w:rPr>
                <w:rFonts w:ascii="宋体" w:hAnsi="宋体" w:cs="Arial"/>
                <w:b/>
              </w:rPr>
            </w:pPr>
            <w:r>
              <w:rPr>
                <w:rFonts w:hint="eastAsia" w:ascii="宋体" w:hAnsi="宋体" w:cs="Arial"/>
                <w:b/>
              </w:rPr>
              <w:t>版本</w:t>
            </w:r>
          </w:p>
        </w:tc>
        <w:tc>
          <w:tcPr>
            <w:tcW w:w="3566" w:type="dxa"/>
            <w:noWrap w:val="0"/>
            <w:vAlign w:val="center"/>
          </w:tcPr>
          <w:p w14:paraId="6BAB83C4">
            <w:pPr>
              <w:ind w:firstLine="400"/>
              <w:jc w:val="center"/>
              <w:rPr>
                <w:rFonts w:ascii="宋体" w:hAnsi="宋体" w:cs="Arial"/>
                <w:b/>
              </w:rPr>
            </w:pPr>
            <w:r>
              <w:rPr>
                <w:rFonts w:hint="eastAsia" w:ascii="宋体" w:hAnsi="宋体" w:cs="Arial"/>
                <w:b/>
              </w:rPr>
              <w:t>说明</w:t>
            </w:r>
          </w:p>
        </w:tc>
        <w:tc>
          <w:tcPr>
            <w:tcW w:w="2734" w:type="dxa"/>
            <w:noWrap w:val="0"/>
            <w:vAlign w:val="center"/>
          </w:tcPr>
          <w:p w14:paraId="2FDFC46A">
            <w:pPr>
              <w:ind w:firstLine="400"/>
              <w:jc w:val="center"/>
              <w:rPr>
                <w:rFonts w:ascii="宋体" w:hAnsi="宋体" w:cs="Arial"/>
                <w:b/>
              </w:rPr>
            </w:pPr>
            <w:r>
              <w:rPr>
                <w:rFonts w:hint="eastAsia" w:ascii="宋体" w:hAnsi="宋体" w:cs="Arial"/>
                <w:b/>
              </w:rPr>
              <w:t>作者</w:t>
            </w:r>
          </w:p>
        </w:tc>
      </w:tr>
      <w:tr w14:paraId="116A4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 w:hRule="atLeast"/>
        </w:trPr>
        <w:tc>
          <w:tcPr>
            <w:tcW w:w="1548" w:type="dxa"/>
            <w:noWrap w:val="0"/>
            <w:vAlign w:val="center"/>
          </w:tcPr>
          <w:p w14:paraId="78899C20">
            <w:pPr>
              <w:jc w:val="center"/>
              <w:rPr>
                <w:rFonts w:hint="default" w:ascii="宋体" w:hAnsi="宋体" w:eastAsia="宋体" w:cs="Arial"/>
                <w:lang w:val="en-US" w:eastAsia="zh-CN"/>
              </w:rPr>
            </w:pPr>
            <w:r>
              <w:rPr>
                <w:rFonts w:hint="eastAsia" w:ascii="宋体" w:hAnsi="宋体" w:cs="Arial"/>
              </w:rPr>
              <w:t>202</w:t>
            </w:r>
            <w:r>
              <w:rPr>
                <w:rFonts w:hint="eastAsia" w:ascii="宋体" w:hAnsi="宋体" w:cs="Arial"/>
                <w:lang w:val="en-US" w:eastAsia="zh-CN"/>
              </w:rPr>
              <w:t>6</w:t>
            </w:r>
            <w:r>
              <w:rPr>
                <w:rFonts w:hint="eastAsia" w:ascii="宋体" w:hAnsi="宋体" w:cs="Arial"/>
              </w:rPr>
              <w:t>-</w:t>
            </w:r>
            <w:r>
              <w:rPr>
                <w:rFonts w:hint="eastAsia" w:ascii="宋体" w:hAnsi="宋体" w:cs="Arial"/>
                <w:lang w:val="en-US" w:eastAsia="zh-CN"/>
              </w:rPr>
              <w:t>06</w:t>
            </w:r>
            <w:r>
              <w:rPr>
                <w:rFonts w:hint="eastAsia" w:ascii="宋体" w:hAnsi="宋体" w:cs="Arial"/>
              </w:rPr>
              <w:t>-</w:t>
            </w:r>
            <w:r>
              <w:rPr>
                <w:rFonts w:hint="eastAsia" w:ascii="宋体" w:hAnsi="宋体" w:cs="Arial"/>
                <w:lang w:val="en-US" w:eastAsia="zh-CN"/>
              </w:rPr>
              <w:t>16</w:t>
            </w:r>
          </w:p>
        </w:tc>
        <w:tc>
          <w:tcPr>
            <w:tcW w:w="1440" w:type="dxa"/>
            <w:noWrap w:val="0"/>
            <w:vAlign w:val="center"/>
          </w:tcPr>
          <w:p w14:paraId="24BB864B">
            <w:pPr>
              <w:jc w:val="center"/>
              <w:rPr>
                <w:rFonts w:hint="default" w:ascii="宋体" w:hAnsi="宋体" w:cs="Arial"/>
                <w:lang w:val="en-US" w:eastAsia="zh-CN"/>
              </w:rPr>
            </w:pPr>
            <w:r>
              <w:rPr>
                <w:rFonts w:hint="eastAsia" w:ascii="宋体" w:hAnsi="宋体" w:cs="Arial"/>
                <w:lang w:val="en-US" w:eastAsia="zh-CN"/>
              </w:rPr>
              <w:t>V0.1</w:t>
            </w:r>
          </w:p>
        </w:tc>
        <w:tc>
          <w:tcPr>
            <w:tcW w:w="3566" w:type="dxa"/>
            <w:noWrap w:val="0"/>
            <w:vAlign w:val="center"/>
          </w:tcPr>
          <w:p w14:paraId="77C1711F">
            <w:pPr>
              <w:jc w:val="center"/>
              <w:rPr>
                <w:rFonts w:hint="default" w:ascii="宋体" w:hAnsi="宋体" w:eastAsia="宋体" w:cs="Arial"/>
                <w:lang w:val="en-US" w:eastAsia="zh-CN"/>
              </w:rPr>
            </w:pPr>
            <w:r>
              <w:rPr>
                <w:rFonts w:hint="eastAsia" w:ascii="宋体" w:hAnsi="宋体" w:cs="Arial"/>
              </w:rPr>
              <w:t>正式确定基本</w:t>
            </w:r>
            <w:r>
              <w:rPr>
                <w:rFonts w:hint="eastAsia" w:ascii="宋体" w:hAnsi="宋体" w:cs="Arial"/>
                <w:lang w:val="en-US" w:eastAsia="zh-CN"/>
              </w:rPr>
              <w:t>需求以及相关</w:t>
            </w:r>
            <w:r>
              <w:rPr>
                <w:rFonts w:hint="eastAsia" w:ascii="宋体" w:hAnsi="宋体" w:cs="Arial"/>
              </w:rPr>
              <w:t>功能</w:t>
            </w:r>
            <w:r>
              <w:rPr>
                <w:rFonts w:hint="eastAsia" w:ascii="宋体" w:hAnsi="宋体" w:cs="Arial"/>
                <w:lang w:val="en-US" w:eastAsia="zh-CN"/>
              </w:rPr>
              <w:t>模块</w:t>
            </w:r>
          </w:p>
        </w:tc>
        <w:tc>
          <w:tcPr>
            <w:tcW w:w="2734" w:type="dxa"/>
            <w:noWrap w:val="0"/>
            <w:vAlign w:val="center"/>
          </w:tcPr>
          <w:p w14:paraId="51D567BE">
            <w:pPr>
              <w:jc w:val="center"/>
              <w:rPr>
                <w:rFonts w:hint="eastAsia" w:ascii="宋体" w:hAnsi="宋体" w:cs="Arial"/>
              </w:rPr>
            </w:pPr>
            <w:r>
              <w:rPr>
                <w:rFonts w:hint="eastAsia" w:ascii="宋体" w:hAnsi="宋体" w:eastAsia="宋体" w:cs="Arial"/>
              </w:rPr>
              <w:t>杨雨洁</w:t>
            </w:r>
          </w:p>
        </w:tc>
      </w:tr>
      <w:tr w14:paraId="04763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1548" w:type="dxa"/>
            <w:noWrap w:val="0"/>
            <w:vAlign w:val="center"/>
          </w:tcPr>
          <w:p w14:paraId="428DCC12">
            <w:pPr>
              <w:jc w:val="center"/>
              <w:rPr>
                <w:rFonts w:hint="default" w:ascii="宋体" w:hAnsi="宋体" w:eastAsia="宋体" w:cs="Arial"/>
                <w:lang w:val="en-US" w:eastAsia="zh-CN"/>
              </w:rPr>
            </w:pPr>
            <w:r>
              <w:rPr>
                <w:rFonts w:hint="eastAsia" w:ascii="宋体" w:hAnsi="宋体" w:cs="Arial"/>
                <w:lang w:val="en-US" w:eastAsia="zh-CN"/>
              </w:rPr>
              <w:t>2026-06-18</w:t>
            </w:r>
          </w:p>
        </w:tc>
        <w:tc>
          <w:tcPr>
            <w:tcW w:w="1440" w:type="dxa"/>
            <w:noWrap w:val="0"/>
            <w:vAlign w:val="center"/>
          </w:tcPr>
          <w:p w14:paraId="09B67D3B">
            <w:pPr>
              <w:jc w:val="center"/>
              <w:rPr>
                <w:rFonts w:hint="default" w:ascii="宋体" w:hAnsi="宋体" w:eastAsia="宋体" w:cs="Arial"/>
                <w:lang w:val="en-US" w:eastAsia="zh-CN"/>
              </w:rPr>
            </w:pPr>
            <w:r>
              <w:rPr>
                <w:rFonts w:hint="eastAsia" w:ascii="宋体" w:hAnsi="宋体" w:cs="Arial"/>
                <w:lang w:val="en-US" w:eastAsia="zh-CN"/>
              </w:rPr>
              <w:t>V0.2</w:t>
            </w:r>
          </w:p>
        </w:tc>
        <w:tc>
          <w:tcPr>
            <w:tcW w:w="3566" w:type="dxa"/>
            <w:noWrap w:val="0"/>
            <w:vAlign w:val="center"/>
          </w:tcPr>
          <w:p w14:paraId="194E928F">
            <w:pPr>
              <w:jc w:val="center"/>
              <w:rPr>
                <w:rFonts w:hint="default" w:ascii="宋体" w:hAnsi="宋体" w:eastAsia="宋体" w:cs="Arial"/>
                <w:lang w:val="en-US" w:eastAsia="zh-CN"/>
              </w:rPr>
            </w:pPr>
            <w:r>
              <w:rPr>
                <w:rFonts w:hint="eastAsia" w:ascii="宋体" w:hAnsi="宋体" w:cs="Arial"/>
                <w:lang w:val="en-US" w:eastAsia="zh-CN"/>
              </w:rPr>
              <w:t>评审以及修改</w:t>
            </w:r>
          </w:p>
        </w:tc>
        <w:tc>
          <w:tcPr>
            <w:tcW w:w="2734" w:type="dxa"/>
            <w:noWrap w:val="0"/>
            <w:vAlign w:val="center"/>
          </w:tcPr>
          <w:p w14:paraId="73769A13">
            <w:pPr>
              <w:jc w:val="center"/>
              <w:rPr>
                <w:rFonts w:hint="default" w:ascii="宋体" w:hAnsi="宋体" w:eastAsia="宋体" w:cs="Arial"/>
                <w:lang w:val="en-US" w:eastAsia="zh-CN"/>
              </w:rPr>
            </w:pPr>
            <w:r>
              <w:rPr>
                <w:rFonts w:hint="eastAsia" w:ascii="宋体" w:hAnsi="宋体" w:cs="Arial"/>
                <w:lang w:val="en-US" w:eastAsia="zh-CN"/>
              </w:rPr>
              <w:t>杨雨洁、周梦灵、钟嶙怡</w:t>
            </w:r>
          </w:p>
        </w:tc>
      </w:tr>
      <w:tr w14:paraId="47920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center"/>
          </w:tcPr>
          <w:p w14:paraId="4438AB40">
            <w:pPr>
              <w:ind w:firstLine="400" w:firstLineChars="0"/>
              <w:jc w:val="center"/>
              <w:rPr>
                <w:rFonts w:hint="eastAsia" w:ascii="宋体" w:hAnsi="宋体" w:cs="Arial"/>
              </w:rPr>
            </w:pPr>
          </w:p>
        </w:tc>
        <w:tc>
          <w:tcPr>
            <w:tcW w:w="1440" w:type="dxa"/>
            <w:noWrap w:val="0"/>
            <w:vAlign w:val="center"/>
          </w:tcPr>
          <w:p w14:paraId="73B9A1E0">
            <w:pPr>
              <w:ind w:firstLine="400" w:firstLineChars="0"/>
              <w:jc w:val="center"/>
              <w:rPr>
                <w:rFonts w:hint="eastAsia" w:ascii="宋体" w:hAnsi="宋体" w:cs="Arial"/>
              </w:rPr>
            </w:pPr>
          </w:p>
        </w:tc>
        <w:tc>
          <w:tcPr>
            <w:tcW w:w="3566" w:type="dxa"/>
            <w:noWrap w:val="0"/>
            <w:vAlign w:val="center"/>
          </w:tcPr>
          <w:p w14:paraId="6603B422">
            <w:pPr>
              <w:ind w:firstLine="400" w:firstLineChars="0"/>
              <w:jc w:val="center"/>
              <w:rPr>
                <w:rFonts w:hint="eastAsia" w:ascii="宋体" w:hAnsi="宋体" w:cs="Arial"/>
              </w:rPr>
            </w:pPr>
          </w:p>
        </w:tc>
        <w:tc>
          <w:tcPr>
            <w:tcW w:w="2734" w:type="dxa"/>
            <w:noWrap w:val="0"/>
            <w:vAlign w:val="center"/>
          </w:tcPr>
          <w:p w14:paraId="29F343D6">
            <w:pPr>
              <w:ind w:firstLine="400" w:firstLineChars="0"/>
              <w:jc w:val="center"/>
              <w:rPr>
                <w:rFonts w:hint="eastAsia" w:ascii="宋体" w:hAnsi="宋体" w:cs="Arial"/>
              </w:rPr>
            </w:pPr>
          </w:p>
        </w:tc>
      </w:tr>
      <w:tr w14:paraId="2AA06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center"/>
          </w:tcPr>
          <w:p w14:paraId="2A9BA0A3">
            <w:pPr>
              <w:ind w:firstLine="400" w:firstLineChars="0"/>
              <w:jc w:val="center"/>
              <w:rPr>
                <w:rFonts w:hint="eastAsia" w:ascii="宋体" w:hAnsi="宋体" w:cs="Arial"/>
              </w:rPr>
            </w:pPr>
          </w:p>
        </w:tc>
        <w:tc>
          <w:tcPr>
            <w:tcW w:w="1440" w:type="dxa"/>
            <w:noWrap w:val="0"/>
            <w:vAlign w:val="center"/>
          </w:tcPr>
          <w:p w14:paraId="4C2D3B1B">
            <w:pPr>
              <w:ind w:firstLine="400" w:firstLineChars="0"/>
              <w:jc w:val="center"/>
              <w:rPr>
                <w:rFonts w:hint="eastAsia" w:ascii="宋体" w:hAnsi="宋体" w:cs="Arial"/>
              </w:rPr>
            </w:pPr>
          </w:p>
        </w:tc>
        <w:tc>
          <w:tcPr>
            <w:tcW w:w="3566" w:type="dxa"/>
            <w:noWrap w:val="0"/>
            <w:vAlign w:val="center"/>
          </w:tcPr>
          <w:p w14:paraId="328ABE3C">
            <w:pPr>
              <w:ind w:firstLine="400" w:firstLineChars="0"/>
              <w:jc w:val="center"/>
              <w:rPr>
                <w:rFonts w:hint="eastAsia" w:ascii="宋体" w:hAnsi="宋体" w:cs="Arial"/>
              </w:rPr>
            </w:pPr>
          </w:p>
        </w:tc>
        <w:tc>
          <w:tcPr>
            <w:tcW w:w="2734" w:type="dxa"/>
            <w:noWrap w:val="0"/>
            <w:vAlign w:val="center"/>
          </w:tcPr>
          <w:p w14:paraId="2D7F57CF">
            <w:pPr>
              <w:ind w:firstLine="400" w:firstLineChars="0"/>
              <w:jc w:val="center"/>
              <w:rPr>
                <w:rFonts w:hint="eastAsia" w:ascii="宋体" w:hAnsi="宋体" w:cs="Arial"/>
              </w:rPr>
            </w:pPr>
          </w:p>
        </w:tc>
      </w:tr>
      <w:tr w14:paraId="21673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center"/>
          </w:tcPr>
          <w:p w14:paraId="2C481469">
            <w:pPr>
              <w:ind w:firstLine="400" w:firstLineChars="0"/>
              <w:jc w:val="center"/>
              <w:rPr>
                <w:rFonts w:hint="eastAsia" w:ascii="宋体" w:hAnsi="宋体" w:cs="Arial"/>
              </w:rPr>
            </w:pPr>
          </w:p>
        </w:tc>
        <w:tc>
          <w:tcPr>
            <w:tcW w:w="1440" w:type="dxa"/>
            <w:noWrap w:val="0"/>
            <w:vAlign w:val="center"/>
          </w:tcPr>
          <w:p w14:paraId="7BAEBC7C">
            <w:pPr>
              <w:ind w:firstLine="400" w:firstLineChars="0"/>
              <w:jc w:val="center"/>
              <w:rPr>
                <w:rFonts w:hint="eastAsia" w:ascii="宋体" w:hAnsi="宋体" w:cs="Arial"/>
              </w:rPr>
            </w:pPr>
          </w:p>
        </w:tc>
        <w:tc>
          <w:tcPr>
            <w:tcW w:w="3566" w:type="dxa"/>
            <w:noWrap w:val="0"/>
            <w:vAlign w:val="center"/>
          </w:tcPr>
          <w:p w14:paraId="6C8CD514">
            <w:pPr>
              <w:ind w:firstLine="400" w:firstLineChars="0"/>
              <w:jc w:val="center"/>
              <w:rPr>
                <w:rFonts w:ascii="宋体" w:hAnsi="宋体" w:cs="Arial"/>
              </w:rPr>
            </w:pPr>
          </w:p>
        </w:tc>
        <w:tc>
          <w:tcPr>
            <w:tcW w:w="2734" w:type="dxa"/>
            <w:noWrap w:val="0"/>
            <w:vAlign w:val="center"/>
          </w:tcPr>
          <w:p w14:paraId="6C9CD5E3">
            <w:pPr>
              <w:ind w:firstLine="400" w:firstLineChars="0"/>
              <w:jc w:val="center"/>
              <w:rPr>
                <w:rFonts w:hint="eastAsia" w:ascii="宋体" w:hAnsi="宋体" w:cs="Arial"/>
              </w:rPr>
            </w:pPr>
          </w:p>
        </w:tc>
      </w:tr>
      <w:tr w14:paraId="5739A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center"/>
          </w:tcPr>
          <w:p w14:paraId="6B63BC4B">
            <w:pPr>
              <w:ind w:firstLine="400" w:firstLineChars="0"/>
              <w:jc w:val="center"/>
              <w:rPr>
                <w:rFonts w:hint="eastAsia" w:ascii="宋体" w:hAnsi="宋体" w:cs="Arial"/>
              </w:rPr>
            </w:pPr>
          </w:p>
        </w:tc>
        <w:tc>
          <w:tcPr>
            <w:tcW w:w="1440" w:type="dxa"/>
            <w:noWrap w:val="0"/>
            <w:vAlign w:val="center"/>
          </w:tcPr>
          <w:p w14:paraId="5CFFC729">
            <w:pPr>
              <w:ind w:firstLine="400" w:firstLineChars="0"/>
              <w:jc w:val="center"/>
              <w:rPr>
                <w:rFonts w:ascii="宋体" w:hAnsi="宋体" w:cs="Arial"/>
              </w:rPr>
            </w:pPr>
          </w:p>
        </w:tc>
        <w:tc>
          <w:tcPr>
            <w:tcW w:w="3566" w:type="dxa"/>
            <w:noWrap w:val="0"/>
            <w:vAlign w:val="center"/>
          </w:tcPr>
          <w:p w14:paraId="37D476BC">
            <w:pPr>
              <w:ind w:firstLine="400" w:firstLineChars="0"/>
              <w:jc w:val="center"/>
              <w:rPr>
                <w:rFonts w:ascii="宋体" w:hAnsi="宋体" w:cs="Arial"/>
              </w:rPr>
            </w:pPr>
          </w:p>
        </w:tc>
        <w:tc>
          <w:tcPr>
            <w:tcW w:w="2734" w:type="dxa"/>
            <w:noWrap w:val="0"/>
            <w:vAlign w:val="center"/>
          </w:tcPr>
          <w:p w14:paraId="62405FC7">
            <w:pPr>
              <w:ind w:firstLine="400" w:firstLineChars="0"/>
              <w:jc w:val="center"/>
              <w:rPr>
                <w:rFonts w:ascii="宋体" w:hAnsi="宋体" w:cs="Arial"/>
              </w:rPr>
            </w:pPr>
          </w:p>
        </w:tc>
      </w:tr>
      <w:tr w14:paraId="754B5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center"/>
          </w:tcPr>
          <w:p w14:paraId="459DD80C">
            <w:pPr>
              <w:ind w:firstLine="400"/>
              <w:jc w:val="center"/>
              <w:rPr>
                <w:rFonts w:ascii="宋体" w:hAnsi="宋体" w:cs="Arial"/>
              </w:rPr>
            </w:pPr>
          </w:p>
        </w:tc>
        <w:tc>
          <w:tcPr>
            <w:tcW w:w="1440" w:type="dxa"/>
            <w:noWrap w:val="0"/>
            <w:vAlign w:val="center"/>
          </w:tcPr>
          <w:p w14:paraId="7892930A">
            <w:pPr>
              <w:ind w:firstLine="400"/>
              <w:jc w:val="center"/>
              <w:rPr>
                <w:rFonts w:ascii="宋体" w:hAnsi="宋体" w:cs="Arial"/>
              </w:rPr>
            </w:pPr>
          </w:p>
        </w:tc>
        <w:tc>
          <w:tcPr>
            <w:tcW w:w="3566" w:type="dxa"/>
            <w:noWrap w:val="0"/>
            <w:vAlign w:val="center"/>
          </w:tcPr>
          <w:p w14:paraId="1E429F7D">
            <w:pPr>
              <w:ind w:firstLine="400"/>
              <w:jc w:val="center"/>
              <w:rPr>
                <w:rFonts w:ascii="宋体" w:hAnsi="宋体" w:cs="Arial"/>
              </w:rPr>
            </w:pPr>
          </w:p>
        </w:tc>
        <w:tc>
          <w:tcPr>
            <w:tcW w:w="2734" w:type="dxa"/>
            <w:noWrap w:val="0"/>
            <w:vAlign w:val="center"/>
          </w:tcPr>
          <w:p w14:paraId="4FCC9B63">
            <w:pPr>
              <w:ind w:firstLine="400"/>
              <w:jc w:val="center"/>
              <w:rPr>
                <w:rFonts w:ascii="宋体" w:hAnsi="宋体" w:cs="Arial"/>
              </w:rPr>
            </w:pPr>
          </w:p>
        </w:tc>
      </w:tr>
      <w:tr w14:paraId="0DFB1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center"/>
          </w:tcPr>
          <w:p w14:paraId="0DDBAE5F">
            <w:pPr>
              <w:ind w:firstLine="400"/>
              <w:jc w:val="center"/>
              <w:rPr>
                <w:rFonts w:ascii="宋体" w:hAnsi="宋体" w:cs="Arial"/>
              </w:rPr>
            </w:pPr>
          </w:p>
        </w:tc>
        <w:tc>
          <w:tcPr>
            <w:tcW w:w="1440" w:type="dxa"/>
            <w:noWrap w:val="0"/>
            <w:vAlign w:val="center"/>
          </w:tcPr>
          <w:p w14:paraId="4A202EF8">
            <w:pPr>
              <w:ind w:firstLine="400"/>
              <w:jc w:val="center"/>
              <w:rPr>
                <w:rFonts w:ascii="宋体" w:hAnsi="宋体" w:cs="Arial"/>
              </w:rPr>
            </w:pPr>
          </w:p>
        </w:tc>
        <w:tc>
          <w:tcPr>
            <w:tcW w:w="3566" w:type="dxa"/>
            <w:noWrap w:val="0"/>
            <w:vAlign w:val="center"/>
          </w:tcPr>
          <w:p w14:paraId="52BF6E6A">
            <w:pPr>
              <w:ind w:firstLine="400"/>
              <w:jc w:val="center"/>
              <w:rPr>
                <w:rFonts w:ascii="宋体" w:hAnsi="宋体" w:cs="Arial"/>
              </w:rPr>
            </w:pPr>
          </w:p>
        </w:tc>
        <w:tc>
          <w:tcPr>
            <w:tcW w:w="2734" w:type="dxa"/>
            <w:noWrap w:val="0"/>
            <w:vAlign w:val="center"/>
          </w:tcPr>
          <w:p w14:paraId="6950F99E">
            <w:pPr>
              <w:ind w:firstLine="400"/>
              <w:jc w:val="center"/>
              <w:rPr>
                <w:rFonts w:ascii="宋体" w:hAnsi="宋体" w:cs="Arial"/>
              </w:rPr>
            </w:pPr>
          </w:p>
        </w:tc>
      </w:tr>
      <w:tr w14:paraId="75D68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center"/>
          </w:tcPr>
          <w:p w14:paraId="2DDEC508">
            <w:pPr>
              <w:ind w:firstLine="400"/>
              <w:jc w:val="center"/>
              <w:rPr>
                <w:rFonts w:ascii="宋体" w:hAnsi="宋体" w:cs="Arial"/>
              </w:rPr>
            </w:pPr>
          </w:p>
        </w:tc>
        <w:tc>
          <w:tcPr>
            <w:tcW w:w="1440" w:type="dxa"/>
            <w:noWrap w:val="0"/>
            <w:vAlign w:val="center"/>
          </w:tcPr>
          <w:p w14:paraId="48D7AB72">
            <w:pPr>
              <w:ind w:firstLine="400"/>
              <w:jc w:val="center"/>
              <w:rPr>
                <w:rFonts w:ascii="宋体" w:hAnsi="宋体" w:cs="Arial"/>
              </w:rPr>
            </w:pPr>
          </w:p>
        </w:tc>
        <w:tc>
          <w:tcPr>
            <w:tcW w:w="3566" w:type="dxa"/>
            <w:noWrap w:val="0"/>
            <w:vAlign w:val="center"/>
          </w:tcPr>
          <w:p w14:paraId="4FE609D0">
            <w:pPr>
              <w:ind w:firstLine="400"/>
              <w:jc w:val="center"/>
              <w:rPr>
                <w:rFonts w:ascii="宋体" w:hAnsi="宋体" w:cs="Arial"/>
              </w:rPr>
            </w:pPr>
          </w:p>
        </w:tc>
        <w:tc>
          <w:tcPr>
            <w:tcW w:w="2734" w:type="dxa"/>
            <w:noWrap w:val="0"/>
            <w:vAlign w:val="center"/>
          </w:tcPr>
          <w:p w14:paraId="1350521F">
            <w:pPr>
              <w:ind w:firstLine="400"/>
              <w:jc w:val="center"/>
              <w:rPr>
                <w:rFonts w:ascii="宋体" w:hAnsi="宋体" w:cs="Arial"/>
              </w:rPr>
            </w:pPr>
          </w:p>
        </w:tc>
      </w:tr>
      <w:tr w14:paraId="26E71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center"/>
          </w:tcPr>
          <w:p w14:paraId="2024F088">
            <w:pPr>
              <w:ind w:firstLine="400"/>
              <w:jc w:val="center"/>
              <w:rPr>
                <w:rFonts w:ascii="宋体" w:hAnsi="宋体" w:cs="Arial"/>
              </w:rPr>
            </w:pPr>
          </w:p>
        </w:tc>
        <w:tc>
          <w:tcPr>
            <w:tcW w:w="1440" w:type="dxa"/>
            <w:noWrap w:val="0"/>
            <w:vAlign w:val="center"/>
          </w:tcPr>
          <w:p w14:paraId="70A976D3">
            <w:pPr>
              <w:ind w:firstLine="400"/>
              <w:jc w:val="center"/>
              <w:rPr>
                <w:rFonts w:ascii="宋体" w:hAnsi="宋体" w:cs="Arial"/>
              </w:rPr>
            </w:pPr>
          </w:p>
        </w:tc>
        <w:tc>
          <w:tcPr>
            <w:tcW w:w="3566" w:type="dxa"/>
            <w:noWrap w:val="0"/>
            <w:vAlign w:val="center"/>
          </w:tcPr>
          <w:p w14:paraId="6F805F8E">
            <w:pPr>
              <w:ind w:firstLine="400"/>
              <w:jc w:val="center"/>
              <w:rPr>
                <w:rFonts w:ascii="宋体" w:hAnsi="宋体" w:cs="Arial"/>
              </w:rPr>
            </w:pPr>
          </w:p>
        </w:tc>
        <w:tc>
          <w:tcPr>
            <w:tcW w:w="2734" w:type="dxa"/>
            <w:noWrap w:val="0"/>
            <w:vAlign w:val="center"/>
          </w:tcPr>
          <w:p w14:paraId="744B99E6">
            <w:pPr>
              <w:ind w:firstLine="400"/>
              <w:jc w:val="center"/>
              <w:rPr>
                <w:rFonts w:ascii="宋体" w:hAnsi="宋体" w:cs="Arial"/>
              </w:rPr>
            </w:pPr>
          </w:p>
        </w:tc>
      </w:tr>
      <w:tr w14:paraId="65811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center"/>
          </w:tcPr>
          <w:p w14:paraId="7562B035">
            <w:pPr>
              <w:ind w:firstLine="400"/>
              <w:jc w:val="center"/>
              <w:rPr>
                <w:rFonts w:ascii="宋体" w:hAnsi="宋体" w:cs="Arial"/>
              </w:rPr>
            </w:pPr>
          </w:p>
        </w:tc>
        <w:tc>
          <w:tcPr>
            <w:tcW w:w="1440" w:type="dxa"/>
            <w:noWrap w:val="0"/>
            <w:vAlign w:val="center"/>
          </w:tcPr>
          <w:p w14:paraId="79304660">
            <w:pPr>
              <w:ind w:firstLine="400"/>
              <w:jc w:val="center"/>
              <w:rPr>
                <w:rFonts w:ascii="宋体" w:hAnsi="宋体" w:cs="Arial"/>
              </w:rPr>
            </w:pPr>
          </w:p>
        </w:tc>
        <w:tc>
          <w:tcPr>
            <w:tcW w:w="3566" w:type="dxa"/>
            <w:noWrap w:val="0"/>
            <w:vAlign w:val="center"/>
          </w:tcPr>
          <w:p w14:paraId="47F37ACB">
            <w:pPr>
              <w:ind w:firstLine="400"/>
              <w:jc w:val="center"/>
              <w:rPr>
                <w:rFonts w:ascii="宋体" w:hAnsi="宋体" w:cs="Arial"/>
              </w:rPr>
            </w:pPr>
          </w:p>
        </w:tc>
        <w:tc>
          <w:tcPr>
            <w:tcW w:w="2734" w:type="dxa"/>
            <w:noWrap w:val="0"/>
            <w:vAlign w:val="center"/>
          </w:tcPr>
          <w:p w14:paraId="7DABF0D4">
            <w:pPr>
              <w:ind w:firstLine="400"/>
              <w:jc w:val="center"/>
              <w:rPr>
                <w:rFonts w:ascii="宋体" w:hAnsi="宋体" w:cs="Arial"/>
              </w:rPr>
            </w:pPr>
          </w:p>
        </w:tc>
      </w:tr>
      <w:tr w14:paraId="627D2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center"/>
          </w:tcPr>
          <w:p w14:paraId="252412D5">
            <w:pPr>
              <w:ind w:firstLine="400"/>
              <w:jc w:val="center"/>
              <w:rPr>
                <w:rFonts w:ascii="宋体" w:hAnsi="宋体" w:cs="Arial"/>
              </w:rPr>
            </w:pPr>
          </w:p>
        </w:tc>
        <w:tc>
          <w:tcPr>
            <w:tcW w:w="1440" w:type="dxa"/>
            <w:noWrap w:val="0"/>
            <w:vAlign w:val="center"/>
          </w:tcPr>
          <w:p w14:paraId="7CB07764">
            <w:pPr>
              <w:ind w:firstLine="400"/>
              <w:jc w:val="center"/>
              <w:rPr>
                <w:rFonts w:ascii="宋体" w:hAnsi="宋体" w:cs="Arial"/>
              </w:rPr>
            </w:pPr>
          </w:p>
        </w:tc>
        <w:tc>
          <w:tcPr>
            <w:tcW w:w="3566" w:type="dxa"/>
            <w:noWrap w:val="0"/>
            <w:vAlign w:val="center"/>
          </w:tcPr>
          <w:p w14:paraId="64BAC67F">
            <w:pPr>
              <w:ind w:firstLine="400"/>
              <w:jc w:val="center"/>
              <w:rPr>
                <w:rFonts w:ascii="宋体" w:hAnsi="宋体" w:cs="Arial"/>
              </w:rPr>
            </w:pPr>
          </w:p>
        </w:tc>
        <w:tc>
          <w:tcPr>
            <w:tcW w:w="2734" w:type="dxa"/>
            <w:noWrap w:val="0"/>
            <w:vAlign w:val="center"/>
          </w:tcPr>
          <w:p w14:paraId="06A0B9E0">
            <w:pPr>
              <w:ind w:firstLine="400"/>
              <w:jc w:val="center"/>
              <w:rPr>
                <w:rFonts w:ascii="宋体" w:hAnsi="宋体" w:cs="Arial"/>
              </w:rPr>
            </w:pPr>
          </w:p>
        </w:tc>
      </w:tr>
      <w:tr w14:paraId="217A2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center"/>
          </w:tcPr>
          <w:p w14:paraId="74407F96">
            <w:pPr>
              <w:ind w:firstLine="400"/>
              <w:jc w:val="center"/>
              <w:rPr>
                <w:rFonts w:ascii="宋体" w:hAnsi="宋体" w:cs="Arial"/>
              </w:rPr>
            </w:pPr>
          </w:p>
        </w:tc>
        <w:tc>
          <w:tcPr>
            <w:tcW w:w="1440" w:type="dxa"/>
            <w:noWrap w:val="0"/>
            <w:vAlign w:val="center"/>
          </w:tcPr>
          <w:p w14:paraId="751FED39">
            <w:pPr>
              <w:ind w:firstLine="400"/>
              <w:jc w:val="center"/>
              <w:rPr>
                <w:rFonts w:ascii="宋体" w:hAnsi="宋体" w:cs="Arial"/>
              </w:rPr>
            </w:pPr>
          </w:p>
        </w:tc>
        <w:tc>
          <w:tcPr>
            <w:tcW w:w="3566" w:type="dxa"/>
            <w:noWrap w:val="0"/>
            <w:vAlign w:val="center"/>
          </w:tcPr>
          <w:p w14:paraId="7D5ADB00">
            <w:pPr>
              <w:ind w:firstLine="400"/>
              <w:jc w:val="center"/>
              <w:rPr>
                <w:rFonts w:ascii="宋体" w:hAnsi="宋体" w:cs="Arial"/>
              </w:rPr>
            </w:pPr>
          </w:p>
        </w:tc>
        <w:tc>
          <w:tcPr>
            <w:tcW w:w="2734" w:type="dxa"/>
            <w:noWrap w:val="0"/>
            <w:vAlign w:val="center"/>
          </w:tcPr>
          <w:p w14:paraId="4327561A">
            <w:pPr>
              <w:ind w:firstLine="400"/>
              <w:jc w:val="center"/>
              <w:rPr>
                <w:rFonts w:ascii="宋体" w:hAnsi="宋体" w:cs="Arial"/>
              </w:rPr>
            </w:pPr>
          </w:p>
        </w:tc>
      </w:tr>
      <w:tr w14:paraId="16BE4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center"/>
          </w:tcPr>
          <w:p w14:paraId="03A4242B">
            <w:pPr>
              <w:ind w:firstLine="400"/>
              <w:jc w:val="center"/>
              <w:rPr>
                <w:rFonts w:ascii="宋体" w:hAnsi="宋体" w:cs="Arial"/>
              </w:rPr>
            </w:pPr>
          </w:p>
        </w:tc>
        <w:tc>
          <w:tcPr>
            <w:tcW w:w="1440" w:type="dxa"/>
            <w:noWrap w:val="0"/>
            <w:vAlign w:val="center"/>
          </w:tcPr>
          <w:p w14:paraId="370B6D11">
            <w:pPr>
              <w:ind w:firstLine="400"/>
              <w:jc w:val="center"/>
              <w:rPr>
                <w:rFonts w:ascii="宋体" w:hAnsi="宋体" w:cs="Arial"/>
              </w:rPr>
            </w:pPr>
          </w:p>
        </w:tc>
        <w:tc>
          <w:tcPr>
            <w:tcW w:w="3566" w:type="dxa"/>
            <w:noWrap w:val="0"/>
            <w:vAlign w:val="center"/>
          </w:tcPr>
          <w:p w14:paraId="1F634C38">
            <w:pPr>
              <w:ind w:firstLine="400"/>
              <w:jc w:val="center"/>
              <w:rPr>
                <w:rFonts w:ascii="宋体" w:hAnsi="宋体" w:cs="Arial"/>
              </w:rPr>
            </w:pPr>
          </w:p>
        </w:tc>
        <w:tc>
          <w:tcPr>
            <w:tcW w:w="2734" w:type="dxa"/>
            <w:noWrap w:val="0"/>
            <w:vAlign w:val="center"/>
          </w:tcPr>
          <w:p w14:paraId="1246562A">
            <w:pPr>
              <w:ind w:firstLine="400"/>
              <w:jc w:val="center"/>
              <w:rPr>
                <w:rFonts w:ascii="宋体" w:hAnsi="宋体" w:cs="Arial"/>
              </w:rPr>
            </w:pPr>
          </w:p>
        </w:tc>
      </w:tr>
      <w:tr w14:paraId="57152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center"/>
          </w:tcPr>
          <w:p w14:paraId="6E3816CF">
            <w:pPr>
              <w:ind w:firstLine="400"/>
              <w:jc w:val="center"/>
              <w:rPr>
                <w:rFonts w:ascii="宋体" w:hAnsi="宋体" w:cs="Arial"/>
              </w:rPr>
            </w:pPr>
          </w:p>
        </w:tc>
        <w:tc>
          <w:tcPr>
            <w:tcW w:w="1440" w:type="dxa"/>
            <w:noWrap w:val="0"/>
            <w:vAlign w:val="center"/>
          </w:tcPr>
          <w:p w14:paraId="5E6A2094">
            <w:pPr>
              <w:ind w:firstLine="400"/>
              <w:jc w:val="center"/>
              <w:rPr>
                <w:rFonts w:ascii="宋体" w:hAnsi="宋体" w:cs="Arial"/>
              </w:rPr>
            </w:pPr>
          </w:p>
        </w:tc>
        <w:tc>
          <w:tcPr>
            <w:tcW w:w="3566" w:type="dxa"/>
            <w:noWrap w:val="0"/>
            <w:vAlign w:val="center"/>
          </w:tcPr>
          <w:p w14:paraId="24711C10">
            <w:pPr>
              <w:ind w:firstLine="400"/>
              <w:jc w:val="center"/>
              <w:rPr>
                <w:rFonts w:ascii="宋体" w:hAnsi="宋体" w:cs="Arial"/>
              </w:rPr>
            </w:pPr>
          </w:p>
        </w:tc>
        <w:tc>
          <w:tcPr>
            <w:tcW w:w="2734" w:type="dxa"/>
            <w:noWrap w:val="0"/>
            <w:vAlign w:val="center"/>
          </w:tcPr>
          <w:p w14:paraId="705DEFE7">
            <w:pPr>
              <w:ind w:firstLine="400"/>
              <w:jc w:val="center"/>
              <w:rPr>
                <w:rFonts w:ascii="宋体" w:hAnsi="宋体" w:cs="Arial"/>
              </w:rPr>
            </w:pPr>
          </w:p>
        </w:tc>
      </w:tr>
      <w:tr w14:paraId="77F13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center"/>
          </w:tcPr>
          <w:p w14:paraId="28A0AB66">
            <w:pPr>
              <w:ind w:firstLine="400"/>
              <w:jc w:val="center"/>
              <w:rPr>
                <w:rFonts w:ascii="宋体" w:hAnsi="宋体" w:cs="Arial"/>
              </w:rPr>
            </w:pPr>
          </w:p>
        </w:tc>
        <w:tc>
          <w:tcPr>
            <w:tcW w:w="1440" w:type="dxa"/>
            <w:noWrap w:val="0"/>
            <w:vAlign w:val="center"/>
          </w:tcPr>
          <w:p w14:paraId="3D866F2C">
            <w:pPr>
              <w:ind w:firstLine="400"/>
              <w:jc w:val="center"/>
              <w:rPr>
                <w:rFonts w:ascii="宋体" w:hAnsi="宋体" w:cs="Arial"/>
              </w:rPr>
            </w:pPr>
          </w:p>
        </w:tc>
        <w:tc>
          <w:tcPr>
            <w:tcW w:w="3566" w:type="dxa"/>
            <w:noWrap w:val="0"/>
            <w:vAlign w:val="center"/>
          </w:tcPr>
          <w:p w14:paraId="009BD995">
            <w:pPr>
              <w:ind w:firstLine="400"/>
              <w:jc w:val="center"/>
              <w:rPr>
                <w:rFonts w:ascii="宋体" w:hAnsi="宋体" w:cs="Arial"/>
              </w:rPr>
            </w:pPr>
          </w:p>
        </w:tc>
        <w:tc>
          <w:tcPr>
            <w:tcW w:w="2734" w:type="dxa"/>
            <w:noWrap w:val="0"/>
            <w:vAlign w:val="center"/>
          </w:tcPr>
          <w:p w14:paraId="5C0637F9">
            <w:pPr>
              <w:ind w:firstLine="400"/>
              <w:jc w:val="center"/>
              <w:rPr>
                <w:rFonts w:ascii="宋体" w:hAnsi="宋体" w:cs="Arial"/>
              </w:rPr>
            </w:pPr>
          </w:p>
        </w:tc>
      </w:tr>
      <w:tr w14:paraId="362C1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center"/>
          </w:tcPr>
          <w:p w14:paraId="4F7083BE">
            <w:pPr>
              <w:ind w:firstLine="400"/>
              <w:jc w:val="center"/>
              <w:rPr>
                <w:rFonts w:ascii="宋体" w:hAnsi="宋体" w:cs="Arial"/>
              </w:rPr>
            </w:pPr>
          </w:p>
        </w:tc>
        <w:tc>
          <w:tcPr>
            <w:tcW w:w="1440" w:type="dxa"/>
            <w:noWrap w:val="0"/>
            <w:vAlign w:val="center"/>
          </w:tcPr>
          <w:p w14:paraId="695BADAF">
            <w:pPr>
              <w:ind w:firstLine="400"/>
              <w:jc w:val="center"/>
              <w:rPr>
                <w:rFonts w:ascii="宋体" w:hAnsi="宋体" w:cs="Arial"/>
              </w:rPr>
            </w:pPr>
          </w:p>
        </w:tc>
        <w:tc>
          <w:tcPr>
            <w:tcW w:w="3566" w:type="dxa"/>
            <w:noWrap w:val="0"/>
            <w:vAlign w:val="center"/>
          </w:tcPr>
          <w:p w14:paraId="0EC2F9DC">
            <w:pPr>
              <w:ind w:firstLine="400"/>
              <w:jc w:val="center"/>
              <w:rPr>
                <w:rFonts w:ascii="宋体" w:hAnsi="宋体" w:cs="Arial"/>
              </w:rPr>
            </w:pPr>
          </w:p>
        </w:tc>
        <w:tc>
          <w:tcPr>
            <w:tcW w:w="2734" w:type="dxa"/>
            <w:noWrap w:val="0"/>
            <w:vAlign w:val="center"/>
          </w:tcPr>
          <w:p w14:paraId="73D64DF0">
            <w:pPr>
              <w:ind w:firstLine="400"/>
              <w:jc w:val="center"/>
              <w:rPr>
                <w:rFonts w:ascii="宋体" w:hAnsi="宋体" w:cs="Arial"/>
              </w:rPr>
            </w:pPr>
          </w:p>
        </w:tc>
      </w:tr>
      <w:tr w14:paraId="12773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center"/>
          </w:tcPr>
          <w:p w14:paraId="2C5CB20C">
            <w:pPr>
              <w:ind w:firstLine="400"/>
              <w:jc w:val="center"/>
              <w:rPr>
                <w:rFonts w:ascii="宋体" w:hAnsi="宋体" w:cs="Arial"/>
              </w:rPr>
            </w:pPr>
          </w:p>
        </w:tc>
        <w:tc>
          <w:tcPr>
            <w:tcW w:w="1440" w:type="dxa"/>
            <w:noWrap w:val="0"/>
            <w:vAlign w:val="center"/>
          </w:tcPr>
          <w:p w14:paraId="3F0D2295">
            <w:pPr>
              <w:ind w:firstLine="400"/>
              <w:jc w:val="center"/>
              <w:rPr>
                <w:rFonts w:ascii="宋体" w:hAnsi="宋体" w:cs="Arial"/>
              </w:rPr>
            </w:pPr>
          </w:p>
        </w:tc>
        <w:tc>
          <w:tcPr>
            <w:tcW w:w="3566" w:type="dxa"/>
            <w:noWrap w:val="0"/>
            <w:vAlign w:val="center"/>
          </w:tcPr>
          <w:p w14:paraId="40BDFC75">
            <w:pPr>
              <w:ind w:firstLine="400"/>
              <w:jc w:val="center"/>
              <w:rPr>
                <w:rFonts w:ascii="宋体" w:hAnsi="宋体" w:cs="Arial"/>
              </w:rPr>
            </w:pPr>
          </w:p>
        </w:tc>
        <w:tc>
          <w:tcPr>
            <w:tcW w:w="2734" w:type="dxa"/>
            <w:noWrap w:val="0"/>
            <w:vAlign w:val="center"/>
          </w:tcPr>
          <w:p w14:paraId="469147F2">
            <w:pPr>
              <w:ind w:firstLine="400"/>
              <w:jc w:val="center"/>
              <w:rPr>
                <w:rFonts w:ascii="宋体" w:hAnsi="宋体" w:cs="Arial"/>
              </w:rPr>
            </w:pPr>
          </w:p>
        </w:tc>
      </w:tr>
      <w:tr w14:paraId="00A51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center"/>
          </w:tcPr>
          <w:p w14:paraId="2782F2EF">
            <w:pPr>
              <w:ind w:firstLine="400"/>
              <w:jc w:val="center"/>
              <w:rPr>
                <w:rFonts w:ascii="宋体" w:hAnsi="宋体" w:cs="Arial"/>
              </w:rPr>
            </w:pPr>
          </w:p>
        </w:tc>
        <w:tc>
          <w:tcPr>
            <w:tcW w:w="1440" w:type="dxa"/>
            <w:noWrap w:val="0"/>
            <w:vAlign w:val="center"/>
          </w:tcPr>
          <w:p w14:paraId="6544EC5C">
            <w:pPr>
              <w:ind w:firstLine="400"/>
              <w:jc w:val="center"/>
              <w:rPr>
                <w:rFonts w:ascii="宋体" w:hAnsi="宋体" w:cs="Arial"/>
              </w:rPr>
            </w:pPr>
          </w:p>
        </w:tc>
        <w:tc>
          <w:tcPr>
            <w:tcW w:w="3566" w:type="dxa"/>
            <w:noWrap w:val="0"/>
            <w:vAlign w:val="center"/>
          </w:tcPr>
          <w:p w14:paraId="2554DA95">
            <w:pPr>
              <w:ind w:firstLine="400"/>
              <w:jc w:val="center"/>
              <w:rPr>
                <w:rFonts w:ascii="宋体" w:hAnsi="宋体" w:cs="Arial"/>
              </w:rPr>
            </w:pPr>
          </w:p>
        </w:tc>
        <w:tc>
          <w:tcPr>
            <w:tcW w:w="2734" w:type="dxa"/>
            <w:noWrap w:val="0"/>
            <w:vAlign w:val="center"/>
          </w:tcPr>
          <w:p w14:paraId="71CC0DC0">
            <w:pPr>
              <w:ind w:firstLine="400"/>
              <w:jc w:val="center"/>
              <w:rPr>
                <w:rFonts w:ascii="宋体" w:hAnsi="宋体" w:cs="Arial"/>
              </w:rPr>
            </w:pPr>
          </w:p>
        </w:tc>
      </w:tr>
    </w:tbl>
    <w:p w14:paraId="79B18A32">
      <w:pPr>
        <w:ind w:firstLine="400"/>
        <w:rPr>
          <w:rFonts w:ascii="宋体" w:hAnsi="宋体"/>
        </w:rPr>
      </w:pPr>
    </w:p>
    <w:p w14:paraId="161AFC9C">
      <w:pPr>
        <w:ind w:firstLine="400"/>
        <w:rPr>
          <w:rFonts w:ascii="宋体" w:hAnsi="宋体"/>
        </w:rPr>
      </w:pPr>
      <w:r>
        <w:rPr>
          <w:rFonts w:ascii="宋体" w:hAnsi="宋体"/>
        </w:rPr>
        <w:br w:type="page"/>
      </w:r>
    </w:p>
    <w:sdt>
      <w:sdtPr>
        <w:rPr>
          <w:rFonts w:ascii="Times New Roman" w:hAnsi="Times New Roman" w:eastAsia="黑体" w:cs="Times New Roman"/>
          <w:b/>
          <w:snapToGrid w:val="0"/>
          <w:sz w:val="36"/>
          <w:lang w:val="en-US" w:eastAsia="zh-CN" w:bidi="ar-SA"/>
        </w:rPr>
        <w:id w:val="147460061"/>
        <w15:color w:val="DBDBDB"/>
        <w:docPartObj>
          <w:docPartGallery w:val="Table of Contents"/>
          <w:docPartUnique/>
        </w:docPartObj>
      </w:sdtPr>
      <w:sdtEndPr>
        <w:rPr>
          <w:rFonts w:hint="eastAsia" w:ascii="Arial" w:hAnsi="Arial" w:eastAsia="宋体" w:cs="Times New Roman"/>
          <w:b/>
          <w:snapToGrid w:val="0"/>
          <w:sz w:val="11"/>
          <w:lang w:val="en-US" w:eastAsia="zh-CN" w:bidi="ar-SA"/>
        </w:rPr>
      </w:sdtEndPr>
      <w:sdtContent>
        <w:p w14:paraId="16F7A7DD">
          <w:pPr>
            <w:spacing w:before="0" w:beforeLines="0" w:after="0" w:afterLines="0" w:line="240" w:lineRule="auto"/>
            <w:ind w:left="0" w:leftChars="0" w:right="0" w:rightChars="0" w:firstLine="0" w:firstLineChars="0"/>
            <w:jc w:val="center"/>
            <w:rPr>
              <w:rFonts w:ascii="Times New Roman" w:hAnsi="Times New Roman" w:eastAsia="黑体"/>
              <w:b/>
              <w:sz w:val="36"/>
            </w:rPr>
          </w:pPr>
          <w:r>
            <w:rPr>
              <w:rFonts w:ascii="Times New Roman" w:hAnsi="Times New Roman" w:eastAsia="黑体"/>
              <w:b/>
              <w:sz w:val="36"/>
            </w:rPr>
            <w:t>目录</w:t>
          </w:r>
        </w:p>
        <w:p w14:paraId="4CDF3234">
          <w:pPr>
            <w:pStyle w:val="26"/>
            <w:tabs>
              <w:tab w:val="right" w:leader="dot" w:pos="8312"/>
            </w:tabs>
          </w:pPr>
          <w:r>
            <w:rPr>
              <w:rFonts w:hint="eastAsia"/>
              <w:b/>
              <w:sz w:val="44"/>
            </w:rPr>
            <w:fldChar w:fldCharType="begin"/>
          </w:r>
          <w:r>
            <w:rPr>
              <w:rFonts w:hint="eastAsia"/>
              <w:b/>
              <w:sz w:val="44"/>
            </w:rPr>
            <w:instrText xml:space="preserve">TOC \o "1-3" \h \u </w:instrText>
          </w:r>
          <w:r>
            <w:rPr>
              <w:rFonts w:hint="eastAsia"/>
              <w:b/>
              <w:sz w:val="44"/>
            </w:rPr>
            <w:fldChar w:fldCharType="separate"/>
          </w:r>
          <w:r>
            <w:rPr>
              <w:rFonts w:hint="eastAsia"/>
            </w:rPr>
            <w:fldChar w:fldCharType="begin"/>
          </w:r>
          <w:r>
            <w:rPr>
              <w:rFonts w:hint="eastAsia"/>
            </w:rPr>
            <w:instrText xml:space="preserve"> HYPERLINK \l _Toc2631 </w:instrText>
          </w:r>
          <w:r>
            <w:rPr>
              <w:rFonts w:hint="eastAsia"/>
            </w:rPr>
            <w:fldChar w:fldCharType="separate"/>
          </w:r>
          <w:r>
            <w:rPr>
              <w:rFonts w:hint="default" w:ascii="Arial" w:hAnsi="Arial" w:eastAsia="黑体" w:cs="Arial"/>
              <w:bCs w:val="0"/>
              <w:szCs w:val="32"/>
            </w:rPr>
            <w:t xml:space="preserve">1. </w:t>
          </w:r>
          <w:r>
            <w:rPr>
              <w:rFonts w:hint="eastAsia" w:ascii="Times New Roman" w:hAnsi="Times New Roman" w:eastAsia="黑体"/>
              <w:szCs w:val="32"/>
            </w:rPr>
            <w:t>引言</w:t>
          </w:r>
          <w:r>
            <w:tab/>
          </w:r>
          <w:r>
            <w:fldChar w:fldCharType="begin"/>
          </w:r>
          <w:r>
            <w:instrText xml:space="preserve"> PAGEREF _Toc2631 \h </w:instrText>
          </w:r>
          <w:r>
            <w:fldChar w:fldCharType="separate"/>
          </w:r>
          <w:r>
            <w:t>1</w:t>
          </w:r>
          <w:r>
            <w:fldChar w:fldCharType="end"/>
          </w:r>
          <w:r>
            <w:rPr>
              <w:rFonts w:hint="eastAsia"/>
            </w:rPr>
            <w:fldChar w:fldCharType="end"/>
          </w:r>
        </w:p>
        <w:p w14:paraId="0737D8DE">
          <w:pPr>
            <w:pStyle w:val="32"/>
            <w:tabs>
              <w:tab w:val="right" w:leader="dot" w:pos="8312"/>
            </w:tabs>
          </w:pPr>
          <w:r>
            <w:rPr>
              <w:rFonts w:hint="eastAsia"/>
            </w:rPr>
            <w:fldChar w:fldCharType="begin"/>
          </w:r>
          <w:r>
            <w:rPr>
              <w:rFonts w:hint="eastAsia"/>
            </w:rPr>
            <w:instrText xml:space="preserve"> HYPERLINK \l _Toc30501 </w:instrText>
          </w:r>
          <w:r>
            <w:rPr>
              <w:rFonts w:hint="eastAsia"/>
            </w:rPr>
            <w:fldChar w:fldCharType="separate"/>
          </w:r>
          <w:r>
            <w:rPr>
              <w:rFonts w:hint="default" w:ascii="Arial" w:hAnsi="Arial" w:eastAsia="黑体"/>
              <w:szCs w:val="28"/>
            </w:rPr>
            <w:t xml:space="preserve">1.1 </w:t>
          </w:r>
          <w:r>
            <w:rPr>
              <w:rFonts w:hint="eastAsia" w:ascii="Arial" w:hAnsi="Arial" w:eastAsia="黑体"/>
              <w:szCs w:val="28"/>
            </w:rPr>
            <w:t>目的</w:t>
          </w:r>
          <w:r>
            <w:tab/>
          </w:r>
          <w:r>
            <w:fldChar w:fldCharType="begin"/>
          </w:r>
          <w:r>
            <w:instrText xml:space="preserve"> PAGEREF _Toc30501 \h </w:instrText>
          </w:r>
          <w:r>
            <w:fldChar w:fldCharType="separate"/>
          </w:r>
          <w:r>
            <w:t>1</w:t>
          </w:r>
          <w:r>
            <w:fldChar w:fldCharType="end"/>
          </w:r>
          <w:r>
            <w:rPr>
              <w:rFonts w:hint="eastAsia"/>
            </w:rPr>
            <w:fldChar w:fldCharType="end"/>
          </w:r>
        </w:p>
        <w:p w14:paraId="3DF2609C">
          <w:pPr>
            <w:pStyle w:val="32"/>
            <w:tabs>
              <w:tab w:val="right" w:leader="dot" w:pos="8312"/>
            </w:tabs>
          </w:pPr>
          <w:r>
            <w:rPr>
              <w:rFonts w:hint="eastAsia"/>
            </w:rPr>
            <w:fldChar w:fldCharType="begin"/>
          </w:r>
          <w:r>
            <w:rPr>
              <w:rFonts w:hint="eastAsia"/>
            </w:rPr>
            <w:instrText xml:space="preserve"> HYPERLINK \l _Toc23737 </w:instrText>
          </w:r>
          <w:r>
            <w:rPr>
              <w:rFonts w:hint="eastAsia"/>
            </w:rPr>
            <w:fldChar w:fldCharType="separate"/>
          </w:r>
          <w:r>
            <w:rPr>
              <w:rFonts w:hint="default" w:ascii="Arial" w:hAnsi="Arial" w:eastAsia="黑体"/>
              <w:szCs w:val="28"/>
            </w:rPr>
            <w:t xml:space="preserve">1.2 </w:t>
          </w:r>
          <w:r>
            <w:rPr>
              <w:rFonts w:hint="eastAsia" w:ascii="Arial" w:hAnsi="Arial" w:eastAsia="黑体"/>
              <w:szCs w:val="28"/>
            </w:rPr>
            <w:t>范围</w:t>
          </w:r>
          <w:r>
            <w:tab/>
          </w:r>
          <w:r>
            <w:fldChar w:fldCharType="begin"/>
          </w:r>
          <w:r>
            <w:instrText xml:space="preserve"> PAGEREF _Toc23737 \h </w:instrText>
          </w:r>
          <w:r>
            <w:fldChar w:fldCharType="separate"/>
          </w:r>
          <w:r>
            <w:t>1</w:t>
          </w:r>
          <w:r>
            <w:fldChar w:fldCharType="end"/>
          </w:r>
          <w:r>
            <w:rPr>
              <w:rFonts w:hint="eastAsia"/>
            </w:rPr>
            <w:fldChar w:fldCharType="end"/>
          </w:r>
        </w:p>
        <w:p w14:paraId="36F5C8A7">
          <w:pPr>
            <w:pStyle w:val="32"/>
            <w:tabs>
              <w:tab w:val="right" w:leader="dot" w:pos="8312"/>
            </w:tabs>
          </w:pPr>
          <w:r>
            <w:rPr>
              <w:rFonts w:hint="eastAsia"/>
            </w:rPr>
            <w:fldChar w:fldCharType="begin"/>
          </w:r>
          <w:r>
            <w:rPr>
              <w:rFonts w:hint="eastAsia"/>
            </w:rPr>
            <w:instrText xml:space="preserve"> HYPERLINK \l _Toc15717 </w:instrText>
          </w:r>
          <w:r>
            <w:rPr>
              <w:rFonts w:hint="eastAsia"/>
            </w:rPr>
            <w:fldChar w:fldCharType="separate"/>
          </w:r>
          <w:r>
            <w:rPr>
              <w:rFonts w:hint="default" w:ascii="Arial" w:hAnsi="Arial" w:eastAsia="黑体"/>
              <w:szCs w:val="28"/>
            </w:rPr>
            <w:t xml:space="preserve">1.3 </w:t>
          </w:r>
          <w:r>
            <w:rPr>
              <w:rFonts w:hint="eastAsia" w:ascii="Arial" w:hAnsi="Arial" w:eastAsia="黑体"/>
              <w:szCs w:val="28"/>
            </w:rPr>
            <w:t>定义、首字母缩写词和缩略语</w:t>
          </w:r>
          <w:r>
            <w:tab/>
          </w:r>
          <w:r>
            <w:fldChar w:fldCharType="begin"/>
          </w:r>
          <w:r>
            <w:instrText xml:space="preserve"> PAGEREF _Toc15717 \h </w:instrText>
          </w:r>
          <w:r>
            <w:fldChar w:fldCharType="separate"/>
          </w:r>
          <w:r>
            <w:t>1</w:t>
          </w:r>
          <w:r>
            <w:fldChar w:fldCharType="end"/>
          </w:r>
          <w:r>
            <w:rPr>
              <w:rFonts w:hint="eastAsia"/>
            </w:rPr>
            <w:fldChar w:fldCharType="end"/>
          </w:r>
        </w:p>
        <w:p w14:paraId="3A4647CE">
          <w:pPr>
            <w:pStyle w:val="32"/>
            <w:tabs>
              <w:tab w:val="right" w:leader="dot" w:pos="8312"/>
            </w:tabs>
          </w:pPr>
          <w:r>
            <w:rPr>
              <w:rFonts w:hint="eastAsia"/>
            </w:rPr>
            <w:fldChar w:fldCharType="begin"/>
          </w:r>
          <w:r>
            <w:rPr>
              <w:rFonts w:hint="eastAsia"/>
            </w:rPr>
            <w:instrText xml:space="preserve"> HYPERLINK \l _Toc25942 </w:instrText>
          </w:r>
          <w:r>
            <w:rPr>
              <w:rFonts w:hint="eastAsia"/>
            </w:rPr>
            <w:fldChar w:fldCharType="separate"/>
          </w:r>
          <w:r>
            <w:rPr>
              <w:rFonts w:hint="default" w:ascii="Arial" w:hAnsi="Arial" w:eastAsia="黑体"/>
              <w:szCs w:val="28"/>
            </w:rPr>
            <w:t xml:space="preserve">1.4 </w:t>
          </w:r>
          <w:r>
            <w:rPr>
              <w:rFonts w:hint="eastAsia" w:ascii="Arial" w:hAnsi="Arial" w:eastAsia="黑体"/>
              <w:szCs w:val="28"/>
            </w:rPr>
            <w:t>参考资料</w:t>
          </w:r>
          <w:r>
            <w:tab/>
          </w:r>
          <w:r>
            <w:fldChar w:fldCharType="begin"/>
          </w:r>
          <w:r>
            <w:instrText xml:space="preserve"> PAGEREF _Toc25942 \h </w:instrText>
          </w:r>
          <w:r>
            <w:fldChar w:fldCharType="separate"/>
          </w:r>
          <w:r>
            <w:t>1</w:t>
          </w:r>
          <w:r>
            <w:fldChar w:fldCharType="end"/>
          </w:r>
          <w:r>
            <w:rPr>
              <w:rFonts w:hint="eastAsia"/>
            </w:rPr>
            <w:fldChar w:fldCharType="end"/>
          </w:r>
        </w:p>
        <w:p w14:paraId="3E6097B0">
          <w:pPr>
            <w:pStyle w:val="26"/>
            <w:tabs>
              <w:tab w:val="right" w:leader="dot" w:pos="8312"/>
            </w:tabs>
          </w:pPr>
          <w:r>
            <w:rPr>
              <w:rFonts w:hint="eastAsia"/>
            </w:rPr>
            <w:fldChar w:fldCharType="begin"/>
          </w:r>
          <w:r>
            <w:rPr>
              <w:rFonts w:hint="eastAsia"/>
            </w:rPr>
            <w:instrText xml:space="preserve"> HYPERLINK \l _Toc21787 </w:instrText>
          </w:r>
          <w:r>
            <w:rPr>
              <w:rFonts w:hint="eastAsia"/>
            </w:rPr>
            <w:fldChar w:fldCharType="separate"/>
          </w:r>
          <w:r>
            <w:rPr>
              <w:rFonts w:hint="default" w:ascii="Arial" w:hAnsi="Arial" w:eastAsia="黑体" w:cs="Arial"/>
              <w:bCs w:val="0"/>
              <w:szCs w:val="32"/>
            </w:rPr>
            <w:t xml:space="preserve">2. </w:t>
          </w:r>
          <w:r>
            <w:rPr>
              <w:rFonts w:hint="eastAsia" w:ascii="Times New Roman" w:hAnsi="Times New Roman" w:eastAsia="黑体"/>
              <w:szCs w:val="32"/>
            </w:rPr>
            <w:t>软件总体概述</w:t>
          </w:r>
          <w:r>
            <w:tab/>
          </w:r>
          <w:r>
            <w:fldChar w:fldCharType="begin"/>
          </w:r>
          <w:r>
            <w:instrText xml:space="preserve"> PAGEREF _Toc21787 \h </w:instrText>
          </w:r>
          <w:r>
            <w:fldChar w:fldCharType="separate"/>
          </w:r>
          <w:r>
            <w:t>2</w:t>
          </w:r>
          <w:r>
            <w:fldChar w:fldCharType="end"/>
          </w:r>
          <w:r>
            <w:rPr>
              <w:rFonts w:hint="eastAsia"/>
            </w:rPr>
            <w:fldChar w:fldCharType="end"/>
          </w:r>
        </w:p>
        <w:p w14:paraId="20A63668">
          <w:pPr>
            <w:pStyle w:val="32"/>
            <w:tabs>
              <w:tab w:val="right" w:leader="dot" w:pos="8312"/>
            </w:tabs>
          </w:pPr>
          <w:r>
            <w:rPr>
              <w:rFonts w:hint="eastAsia"/>
            </w:rPr>
            <w:fldChar w:fldCharType="begin"/>
          </w:r>
          <w:r>
            <w:rPr>
              <w:rFonts w:hint="eastAsia"/>
            </w:rPr>
            <w:instrText xml:space="preserve"> HYPERLINK \l _Toc16050 </w:instrText>
          </w:r>
          <w:r>
            <w:rPr>
              <w:rFonts w:hint="eastAsia"/>
            </w:rPr>
            <w:fldChar w:fldCharType="separate"/>
          </w:r>
          <w:r>
            <w:rPr>
              <w:rFonts w:hint="default" w:ascii="Arial" w:hAnsi="Arial" w:eastAsia="黑体"/>
              <w:szCs w:val="28"/>
            </w:rPr>
            <w:t xml:space="preserve">2.1 </w:t>
          </w:r>
          <w:r>
            <w:rPr>
              <w:rFonts w:hint="eastAsia" w:ascii="Arial" w:hAnsi="Arial" w:eastAsia="黑体"/>
              <w:szCs w:val="28"/>
            </w:rPr>
            <w:t>软件标识</w:t>
          </w:r>
          <w:r>
            <w:tab/>
          </w:r>
          <w:r>
            <w:fldChar w:fldCharType="begin"/>
          </w:r>
          <w:r>
            <w:instrText xml:space="preserve"> PAGEREF _Toc16050 \h </w:instrText>
          </w:r>
          <w:r>
            <w:fldChar w:fldCharType="separate"/>
          </w:r>
          <w:r>
            <w:t>2</w:t>
          </w:r>
          <w:r>
            <w:fldChar w:fldCharType="end"/>
          </w:r>
          <w:r>
            <w:rPr>
              <w:rFonts w:hint="eastAsia"/>
            </w:rPr>
            <w:fldChar w:fldCharType="end"/>
          </w:r>
        </w:p>
        <w:p w14:paraId="07EA601C">
          <w:pPr>
            <w:pStyle w:val="32"/>
            <w:tabs>
              <w:tab w:val="right" w:leader="dot" w:pos="8312"/>
            </w:tabs>
          </w:pPr>
          <w:r>
            <w:rPr>
              <w:rFonts w:hint="eastAsia"/>
            </w:rPr>
            <w:fldChar w:fldCharType="begin"/>
          </w:r>
          <w:r>
            <w:rPr>
              <w:rFonts w:hint="eastAsia"/>
            </w:rPr>
            <w:instrText xml:space="preserve"> HYPERLINK \l _Toc18472 </w:instrText>
          </w:r>
          <w:r>
            <w:rPr>
              <w:rFonts w:hint="eastAsia"/>
            </w:rPr>
            <w:fldChar w:fldCharType="separate"/>
          </w:r>
          <w:r>
            <w:rPr>
              <w:rFonts w:hint="default" w:ascii="Arial" w:hAnsi="Arial" w:eastAsia="黑体"/>
              <w:szCs w:val="28"/>
            </w:rPr>
            <w:t xml:space="preserve">2.2 </w:t>
          </w:r>
          <w:r>
            <w:rPr>
              <w:rFonts w:hint="eastAsia" w:ascii="Arial" w:hAnsi="Arial" w:eastAsia="黑体"/>
              <w:szCs w:val="28"/>
            </w:rPr>
            <w:t>软件描述</w:t>
          </w:r>
          <w:r>
            <w:tab/>
          </w:r>
          <w:r>
            <w:fldChar w:fldCharType="begin"/>
          </w:r>
          <w:r>
            <w:instrText xml:space="preserve"> PAGEREF _Toc18472 \h </w:instrText>
          </w:r>
          <w:r>
            <w:fldChar w:fldCharType="separate"/>
          </w:r>
          <w:r>
            <w:t>2</w:t>
          </w:r>
          <w:r>
            <w:fldChar w:fldCharType="end"/>
          </w:r>
          <w:r>
            <w:rPr>
              <w:rFonts w:hint="eastAsia"/>
            </w:rPr>
            <w:fldChar w:fldCharType="end"/>
          </w:r>
        </w:p>
        <w:p w14:paraId="4A145399">
          <w:pPr>
            <w:pStyle w:val="19"/>
            <w:tabs>
              <w:tab w:val="right" w:leader="dot" w:pos="8312"/>
            </w:tabs>
          </w:pPr>
          <w:r>
            <w:rPr>
              <w:rFonts w:hint="eastAsia"/>
            </w:rPr>
            <w:fldChar w:fldCharType="begin"/>
          </w:r>
          <w:r>
            <w:rPr>
              <w:rFonts w:hint="eastAsia"/>
            </w:rPr>
            <w:instrText xml:space="preserve"> HYPERLINK \l _Toc17992 </w:instrText>
          </w:r>
          <w:r>
            <w:rPr>
              <w:rFonts w:hint="eastAsia"/>
            </w:rPr>
            <w:fldChar w:fldCharType="separate"/>
          </w:r>
          <w:r>
            <w:rPr>
              <w:rFonts w:hint="eastAsia" w:ascii="Times New Roman" w:hAnsi="Times New Roman"/>
              <w:i w:val="0"/>
              <w:szCs w:val="24"/>
            </w:rPr>
            <w:t>2.2.1 系统属性</w:t>
          </w:r>
          <w:r>
            <w:tab/>
          </w:r>
          <w:r>
            <w:fldChar w:fldCharType="begin"/>
          </w:r>
          <w:r>
            <w:instrText xml:space="preserve"> PAGEREF _Toc17992 \h </w:instrText>
          </w:r>
          <w:r>
            <w:fldChar w:fldCharType="separate"/>
          </w:r>
          <w:r>
            <w:t>2</w:t>
          </w:r>
          <w:r>
            <w:fldChar w:fldCharType="end"/>
          </w:r>
          <w:r>
            <w:rPr>
              <w:rFonts w:hint="eastAsia"/>
            </w:rPr>
            <w:fldChar w:fldCharType="end"/>
          </w:r>
        </w:p>
        <w:p w14:paraId="5648356A">
          <w:pPr>
            <w:pStyle w:val="19"/>
            <w:tabs>
              <w:tab w:val="right" w:leader="dot" w:pos="8312"/>
            </w:tabs>
          </w:pPr>
          <w:r>
            <w:rPr>
              <w:rFonts w:hint="eastAsia"/>
            </w:rPr>
            <w:fldChar w:fldCharType="begin"/>
          </w:r>
          <w:r>
            <w:rPr>
              <w:rFonts w:hint="eastAsia"/>
            </w:rPr>
            <w:instrText xml:space="preserve"> HYPERLINK \l _Toc29904 </w:instrText>
          </w:r>
          <w:r>
            <w:rPr>
              <w:rFonts w:hint="eastAsia"/>
            </w:rPr>
            <w:fldChar w:fldCharType="separate"/>
          </w:r>
          <w:r>
            <w:rPr>
              <w:rFonts w:hint="eastAsia" w:ascii="Times New Roman" w:hAnsi="Times New Roman" w:eastAsia="宋体" w:cs="Times New Roman"/>
              <w:i w:val="0"/>
              <w:szCs w:val="24"/>
            </w:rPr>
            <w:t>2.2.2 开发背景</w:t>
          </w:r>
          <w:r>
            <w:tab/>
          </w:r>
          <w:r>
            <w:fldChar w:fldCharType="begin"/>
          </w:r>
          <w:r>
            <w:instrText xml:space="preserve"> PAGEREF _Toc29904 \h </w:instrText>
          </w:r>
          <w:r>
            <w:fldChar w:fldCharType="separate"/>
          </w:r>
          <w:r>
            <w:t>2</w:t>
          </w:r>
          <w:r>
            <w:fldChar w:fldCharType="end"/>
          </w:r>
          <w:r>
            <w:rPr>
              <w:rFonts w:hint="eastAsia"/>
            </w:rPr>
            <w:fldChar w:fldCharType="end"/>
          </w:r>
        </w:p>
        <w:p w14:paraId="7D263D13">
          <w:pPr>
            <w:pStyle w:val="19"/>
            <w:tabs>
              <w:tab w:val="right" w:leader="dot" w:pos="8312"/>
            </w:tabs>
          </w:pPr>
          <w:r>
            <w:rPr>
              <w:rFonts w:hint="eastAsia"/>
            </w:rPr>
            <w:fldChar w:fldCharType="begin"/>
          </w:r>
          <w:r>
            <w:rPr>
              <w:rFonts w:hint="eastAsia"/>
            </w:rPr>
            <w:instrText xml:space="preserve"> HYPERLINK \l _Toc17718 </w:instrText>
          </w:r>
          <w:r>
            <w:rPr>
              <w:rFonts w:hint="eastAsia"/>
            </w:rPr>
            <w:fldChar w:fldCharType="separate"/>
          </w:r>
          <w:r>
            <w:rPr>
              <w:rFonts w:hint="eastAsia" w:ascii="Times New Roman" w:hAnsi="Times New Roman" w:eastAsia="宋体" w:cs="Times New Roman"/>
              <w:i w:val="0"/>
              <w:szCs w:val="24"/>
            </w:rPr>
            <w:t>2.2.3 软件功能</w:t>
          </w:r>
          <w:r>
            <w:tab/>
          </w:r>
          <w:r>
            <w:fldChar w:fldCharType="begin"/>
          </w:r>
          <w:r>
            <w:instrText xml:space="preserve"> PAGEREF _Toc17718 \h </w:instrText>
          </w:r>
          <w:r>
            <w:fldChar w:fldCharType="separate"/>
          </w:r>
          <w:r>
            <w:t>2</w:t>
          </w:r>
          <w:r>
            <w:fldChar w:fldCharType="end"/>
          </w:r>
          <w:r>
            <w:rPr>
              <w:rFonts w:hint="eastAsia"/>
            </w:rPr>
            <w:fldChar w:fldCharType="end"/>
          </w:r>
        </w:p>
        <w:p w14:paraId="287C7E0B">
          <w:pPr>
            <w:pStyle w:val="32"/>
            <w:tabs>
              <w:tab w:val="right" w:leader="dot" w:pos="8312"/>
            </w:tabs>
          </w:pPr>
          <w:r>
            <w:rPr>
              <w:rFonts w:hint="eastAsia"/>
            </w:rPr>
            <w:fldChar w:fldCharType="begin"/>
          </w:r>
          <w:r>
            <w:rPr>
              <w:rFonts w:hint="eastAsia"/>
            </w:rPr>
            <w:instrText xml:space="preserve"> HYPERLINK \l _Toc31737 </w:instrText>
          </w:r>
          <w:r>
            <w:rPr>
              <w:rFonts w:hint="eastAsia"/>
            </w:rPr>
            <w:fldChar w:fldCharType="separate"/>
          </w:r>
          <w:r>
            <w:rPr>
              <w:rFonts w:hint="default" w:ascii="Arial" w:hAnsi="Arial" w:eastAsia="黑体"/>
              <w:szCs w:val="28"/>
            </w:rPr>
            <w:t xml:space="preserve">2.3 </w:t>
          </w:r>
          <w:r>
            <w:rPr>
              <w:rFonts w:hint="eastAsia" w:ascii="Arial" w:hAnsi="Arial" w:eastAsia="黑体"/>
              <w:szCs w:val="28"/>
            </w:rPr>
            <w:t>用户的特点</w:t>
          </w:r>
          <w:r>
            <w:tab/>
          </w:r>
          <w:r>
            <w:fldChar w:fldCharType="begin"/>
          </w:r>
          <w:r>
            <w:instrText xml:space="preserve"> PAGEREF _Toc31737 \h </w:instrText>
          </w:r>
          <w:r>
            <w:fldChar w:fldCharType="separate"/>
          </w:r>
          <w:r>
            <w:t>3</w:t>
          </w:r>
          <w:r>
            <w:fldChar w:fldCharType="end"/>
          </w:r>
          <w:r>
            <w:rPr>
              <w:rFonts w:hint="eastAsia"/>
            </w:rPr>
            <w:fldChar w:fldCharType="end"/>
          </w:r>
        </w:p>
        <w:p w14:paraId="1A5982EA">
          <w:pPr>
            <w:pStyle w:val="32"/>
            <w:tabs>
              <w:tab w:val="right" w:leader="dot" w:pos="8312"/>
            </w:tabs>
          </w:pPr>
          <w:r>
            <w:rPr>
              <w:rFonts w:hint="eastAsia"/>
            </w:rPr>
            <w:fldChar w:fldCharType="begin"/>
          </w:r>
          <w:r>
            <w:rPr>
              <w:rFonts w:hint="eastAsia"/>
            </w:rPr>
            <w:instrText xml:space="preserve"> HYPERLINK \l _Toc27647 </w:instrText>
          </w:r>
          <w:r>
            <w:rPr>
              <w:rFonts w:hint="eastAsia"/>
            </w:rPr>
            <w:fldChar w:fldCharType="separate"/>
          </w:r>
          <w:r>
            <w:rPr>
              <w:rFonts w:hint="default" w:ascii="Arial" w:hAnsi="Arial" w:eastAsia="黑体"/>
              <w:szCs w:val="28"/>
            </w:rPr>
            <w:t xml:space="preserve">2.4 </w:t>
          </w:r>
          <w:r>
            <w:rPr>
              <w:rFonts w:hint="eastAsia" w:ascii="Arial" w:hAnsi="Arial" w:eastAsia="黑体"/>
              <w:szCs w:val="28"/>
            </w:rPr>
            <w:t>限制与约束</w:t>
          </w:r>
          <w:r>
            <w:tab/>
          </w:r>
          <w:r>
            <w:fldChar w:fldCharType="begin"/>
          </w:r>
          <w:r>
            <w:instrText xml:space="preserve"> PAGEREF _Toc27647 \h </w:instrText>
          </w:r>
          <w:r>
            <w:fldChar w:fldCharType="separate"/>
          </w:r>
          <w:r>
            <w:t>3</w:t>
          </w:r>
          <w:r>
            <w:fldChar w:fldCharType="end"/>
          </w:r>
          <w:r>
            <w:rPr>
              <w:rFonts w:hint="eastAsia"/>
            </w:rPr>
            <w:fldChar w:fldCharType="end"/>
          </w:r>
        </w:p>
        <w:p w14:paraId="40E63683">
          <w:pPr>
            <w:pStyle w:val="19"/>
            <w:tabs>
              <w:tab w:val="right" w:leader="dot" w:pos="8312"/>
            </w:tabs>
          </w:pPr>
          <w:r>
            <w:rPr>
              <w:rFonts w:hint="eastAsia"/>
            </w:rPr>
            <w:fldChar w:fldCharType="begin"/>
          </w:r>
          <w:r>
            <w:rPr>
              <w:rFonts w:hint="eastAsia"/>
            </w:rPr>
            <w:instrText xml:space="preserve"> HYPERLINK \l _Toc31340 </w:instrText>
          </w:r>
          <w:r>
            <w:rPr>
              <w:rFonts w:hint="eastAsia"/>
            </w:rPr>
            <w:fldChar w:fldCharType="separate"/>
          </w:r>
          <w:r>
            <w:rPr>
              <w:rFonts w:hint="eastAsia"/>
              <w:i w:val="0"/>
              <w:szCs w:val="24"/>
            </w:rPr>
            <w:t xml:space="preserve">2.4.1 </w:t>
          </w:r>
          <w:r>
            <w:rPr>
              <w:rFonts w:hint="eastAsia"/>
              <w:i w:val="0"/>
              <w:szCs w:val="24"/>
              <w:lang w:val="en-US" w:eastAsia="zh-CN"/>
            </w:rPr>
            <w:t>运行环境</w:t>
          </w:r>
          <w:r>
            <w:rPr>
              <w:rFonts w:hint="eastAsia"/>
              <w:i w:val="0"/>
              <w:szCs w:val="24"/>
            </w:rPr>
            <w:t>约束</w:t>
          </w:r>
          <w:r>
            <w:tab/>
          </w:r>
          <w:r>
            <w:fldChar w:fldCharType="begin"/>
          </w:r>
          <w:r>
            <w:instrText xml:space="preserve"> PAGEREF _Toc31340 \h </w:instrText>
          </w:r>
          <w:r>
            <w:fldChar w:fldCharType="separate"/>
          </w:r>
          <w:r>
            <w:t>3</w:t>
          </w:r>
          <w:r>
            <w:fldChar w:fldCharType="end"/>
          </w:r>
          <w:r>
            <w:rPr>
              <w:rFonts w:hint="eastAsia"/>
            </w:rPr>
            <w:fldChar w:fldCharType="end"/>
          </w:r>
        </w:p>
        <w:p w14:paraId="4982353F">
          <w:pPr>
            <w:pStyle w:val="19"/>
            <w:tabs>
              <w:tab w:val="right" w:leader="dot" w:pos="8312"/>
            </w:tabs>
          </w:pPr>
          <w:r>
            <w:rPr>
              <w:rFonts w:hint="eastAsia"/>
            </w:rPr>
            <w:fldChar w:fldCharType="begin"/>
          </w:r>
          <w:r>
            <w:rPr>
              <w:rFonts w:hint="eastAsia"/>
            </w:rPr>
            <w:instrText xml:space="preserve"> HYPERLINK \l _Toc8535 </w:instrText>
          </w:r>
          <w:r>
            <w:rPr>
              <w:rFonts w:hint="eastAsia"/>
            </w:rPr>
            <w:fldChar w:fldCharType="separate"/>
          </w:r>
          <w:r>
            <w:rPr>
              <w:rFonts w:hint="eastAsia"/>
              <w:i w:val="0"/>
              <w:szCs w:val="24"/>
              <w:lang w:val="en-US" w:eastAsia="zh-CN"/>
            </w:rPr>
            <w:t>2.4.2 开发约束</w:t>
          </w:r>
          <w:r>
            <w:tab/>
          </w:r>
          <w:r>
            <w:fldChar w:fldCharType="begin"/>
          </w:r>
          <w:r>
            <w:instrText xml:space="preserve"> PAGEREF _Toc8535 \h </w:instrText>
          </w:r>
          <w:r>
            <w:fldChar w:fldCharType="separate"/>
          </w:r>
          <w:r>
            <w:t>4</w:t>
          </w:r>
          <w:r>
            <w:fldChar w:fldCharType="end"/>
          </w:r>
          <w:r>
            <w:rPr>
              <w:rFonts w:hint="eastAsia"/>
            </w:rPr>
            <w:fldChar w:fldCharType="end"/>
          </w:r>
        </w:p>
        <w:p w14:paraId="5512E22F">
          <w:pPr>
            <w:pStyle w:val="19"/>
            <w:tabs>
              <w:tab w:val="right" w:leader="dot" w:pos="8312"/>
            </w:tabs>
          </w:pPr>
          <w:r>
            <w:rPr>
              <w:rFonts w:hint="eastAsia"/>
            </w:rPr>
            <w:fldChar w:fldCharType="begin"/>
          </w:r>
          <w:r>
            <w:rPr>
              <w:rFonts w:hint="eastAsia"/>
            </w:rPr>
            <w:instrText xml:space="preserve"> HYPERLINK \l _Toc11506 </w:instrText>
          </w:r>
          <w:r>
            <w:rPr>
              <w:rFonts w:hint="eastAsia"/>
            </w:rPr>
            <w:fldChar w:fldCharType="separate"/>
          </w:r>
          <w:r>
            <w:rPr>
              <w:rFonts w:hint="eastAsia"/>
              <w:i w:val="0"/>
              <w:szCs w:val="24"/>
              <w:lang w:val="en-US" w:eastAsia="zh-CN"/>
            </w:rPr>
            <w:t>2.4.3 业务约束</w:t>
          </w:r>
          <w:r>
            <w:tab/>
          </w:r>
          <w:r>
            <w:fldChar w:fldCharType="begin"/>
          </w:r>
          <w:r>
            <w:instrText xml:space="preserve"> PAGEREF _Toc11506 \h </w:instrText>
          </w:r>
          <w:r>
            <w:fldChar w:fldCharType="separate"/>
          </w:r>
          <w:r>
            <w:t>4</w:t>
          </w:r>
          <w:r>
            <w:fldChar w:fldCharType="end"/>
          </w:r>
          <w:r>
            <w:rPr>
              <w:rFonts w:hint="eastAsia"/>
            </w:rPr>
            <w:fldChar w:fldCharType="end"/>
          </w:r>
        </w:p>
        <w:p w14:paraId="4AD263FA">
          <w:pPr>
            <w:pStyle w:val="26"/>
            <w:tabs>
              <w:tab w:val="right" w:leader="dot" w:pos="8312"/>
            </w:tabs>
          </w:pPr>
          <w:r>
            <w:rPr>
              <w:rFonts w:hint="eastAsia"/>
            </w:rPr>
            <w:fldChar w:fldCharType="begin"/>
          </w:r>
          <w:r>
            <w:rPr>
              <w:rFonts w:hint="eastAsia"/>
            </w:rPr>
            <w:instrText xml:space="preserve"> HYPERLINK \l _Toc25659 </w:instrText>
          </w:r>
          <w:r>
            <w:rPr>
              <w:rFonts w:hint="eastAsia"/>
            </w:rPr>
            <w:fldChar w:fldCharType="separate"/>
          </w:r>
          <w:r>
            <w:rPr>
              <w:rFonts w:hint="default" w:ascii="Arial" w:hAnsi="Arial" w:eastAsia="黑体" w:cs="Arial"/>
              <w:bCs w:val="0"/>
              <w:szCs w:val="32"/>
            </w:rPr>
            <w:t xml:space="preserve">3. </w:t>
          </w:r>
          <w:r>
            <w:rPr>
              <w:rFonts w:hint="eastAsia" w:ascii="Times New Roman" w:hAnsi="Times New Roman" w:eastAsia="黑体"/>
              <w:szCs w:val="32"/>
            </w:rPr>
            <w:t>具体</w:t>
          </w:r>
          <w:r>
            <w:rPr>
              <w:rFonts w:hint="eastAsia" w:ascii="Times New Roman" w:hAnsi="Times New Roman" w:eastAsia="黑体"/>
              <w:szCs w:val="32"/>
              <w:lang w:val="en-US" w:eastAsia="zh-CN"/>
            </w:rPr>
            <w:t>功能</w:t>
          </w:r>
          <w:r>
            <w:rPr>
              <w:rFonts w:hint="eastAsia" w:ascii="Times New Roman" w:hAnsi="Times New Roman" w:eastAsia="黑体"/>
              <w:szCs w:val="32"/>
            </w:rPr>
            <w:t>需求</w:t>
          </w:r>
          <w:r>
            <w:rPr>
              <w:rFonts w:hint="eastAsia" w:ascii="Times New Roman" w:hAnsi="Times New Roman" w:eastAsia="黑体"/>
              <w:szCs w:val="32"/>
              <w:lang w:val="en-US" w:eastAsia="zh-CN"/>
            </w:rPr>
            <w:t>--按角色划分</w:t>
          </w:r>
          <w:r>
            <w:tab/>
          </w:r>
          <w:r>
            <w:fldChar w:fldCharType="begin"/>
          </w:r>
          <w:r>
            <w:instrText xml:space="preserve"> PAGEREF _Toc25659 \h </w:instrText>
          </w:r>
          <w:r>
            <w:fldChar w:fldCharType="separate"/>
          </w:r>
          <w:r>
            <w:t>4</w:t>
          </w:r>
          <w:r>
            <w:fldChar w:fldCharType="end"/>
          </w:r>
          <w:r>
            <w:rPr>
              <w:rFonts w:hint="eastAsia"/>
            </w:rPr>
            <w:fldChar w:fldCharType="end"/>
          </w:r>
        </w:p>
        <w:p w14:paraId="4A737389">
          <w:pPr>
            <w:pStyle w:val="32"/>
            <w:tabs>
              <w:tab w:val="right" w:leader="dot" w:pos="8312"/>
            </w:tabs>
          </w:pPr>
          <w:r>
            <w:rPr>
              <w:rFonts w:hint="eastAsia"/>
            </w:rPr>
            <w:fldChar w:fldCharType="begin"/>
          </w:r>
          <w:r>
            <w:rPr>
              <w:rFonts w:hint="eastAsia"/>
            </w:rPr>
            <w:instrText xml:space="preserve"> HYPERLINK \l _Toc24197 </w:instrText>
          </w:r>
          <w:r>
            <w:rPr>
              <w:rFonts w:hint="eastAsia"/>
            </w:rPr>
            <w:fldChar w:fldCharType="separate"/>
          </w:r>
          <w:r>
            <w:rPr>
              <w:rFonts w:hint="default" w:ascii="Arial" w:hAnsi="Arial" w:eastAsia="黑体"/>
              <w:szCs w:val="28"/>
              <w:lang w:val="zh-CN"/>
            </w:rPr>
            <w:t xml:space="preserve">3.1 </w:t>
          </w:r>
          <w:r>
            <w:rPr>
              <w:rFonts w:hint="eastAsia" w:ascii="Arial" w:hAnsi="Arial" w:eastAsia="黑体"/>
              <w:szCs w:val="28"/>
              <w:lang w:val="en-US" w:eastAsia="zh-CN"/>
            </w:rPr>
            <w:t>统一</w:t>
          </w:r>
          <w:r>
            <w:rPr>
              <w:rFonts w:hint="eastAsia" w:ascii="Arial" w:hAnsi="Arial" w:eastAsia="黑体"/>
              <w:szCs w:val="28"/>
              <w:lang w:val="zh-CN"/>
            </w:rPr>
            <w:t>登录</w:t>
          </w:r>
          <w:r>
            <w:rPr>
              <w:rFonts w:hint="eastAsia" w:ascii="Arial" w:hAnsi="Arial" w:eastAsia="黑体"/>
              <w:szCs w:val="28"/>
              <w:lang w:val="en-US" w:eastAsia="zh-CN"/>
            </w:rPr>
            <w:t>模块</w:t>
          </w:r>
          <w:r>
            <w:tab/>
          </w:r>
          <w:r>
            <w:fldChar w:fldCharType="begin"/>
          </w:r>
          <w:r>
            <w:instrText xml:space="preserve"> PAGEREF _Toc24197 \h </w:instrText>
          </w:r>
          <w:r>
            <w:fldChar w:fldCharType="separate"/>
          </w:r>
          <w:r>
            <w:t>4</w:t>
          </w:r>
          <w:r>
            <w:fldChar w:fldCharType="end"/>
          </w:r>
          <w:r>
            <w:rPr>
              <w:rFonts w:hint="eastAsia"/>
            </w:rPr>
            <w:fldChar w:fldCharType="end"/>
          </w:r>
        </w:p>
        <w:p w14:paraId="1C1FF2ED">
          <w:pPr>
            <w:pStyle w:val="32"/>
            <w:tabs>
              <w:tab w:val="right" w:leader="dot" w:pos="8312"/>
            </w:tabs>
          </w:pPr>
          <w:r>
            <w:rPr>
              <w:rFonts w:hint="eastAsia"/>
            </w:rPr>
            <w:fldChar w:fldCharType="begin"/>
          </w:r>
          <w:r>
            <w:rPr>
              <w:rFonts w:hint="eastAsia"/>
            </w:rPr>
            <w:instrText xml:space="preserve"> HYPERLINK \l _Toc17382 </w:instrText>
          </w:r>
          <w:r>
            <w:rPr>
              <w:rFonts w:hint="eastAsia"/>
            </w:rPr>
            <w:fldChar w:fldCharType="separate"/>
          </w:r>
          <w:r>
            <w:rPr>
              <w:rFonts w:hint="default" w:ascii="Arial" w:hAnsi="Arial" w:eastAsia="黑体"/>
              <w:szCs w:val="28"/>
              <w:lang w:val="zh-CN" w:eastAsia="zh-CN"/>
            </w:rPr>
            <w:t xml:space="preserve">3.2 </w:t>
          </w:r>
          <w:r>
            <w:rPr>
              <w:rFonts w:hint="eastAsia" w:ascii="Arial" w:hAnsi="Arial" w:eastAsia="黑体"/>
              <w:szCs w:val="28"/>
              <w:lang w:val="zh-CN" w:eastAsia="zh-CN"/>
            </w:rPr>
            <w:t>学生端功能需求</w:t>
          </w:r>
          <w:r>
            <w:tab/>
          </w:r>
          <w:r>
            <w:fldChar w:fldCharType="begin"/>
          </w:r>
          <w:r>
            <w:instrText xml:space="preserve"> PAGEREF _Toc17382 \h </w:instrText>
          </w:r>
          <w:r>
            <w:fldChar w:fldCharType="separate"/>
          </w:r>
          <w:r>
            <w:t>5</w:t>
          </w:r>
          <w:r>
            <w:fldChar w:fldCharType="end"/>
          </w:r>
          <w:r>
            <w:rPr>
              <w:rFonts w:hint="eastAsia"/>
            </w:rPr>
            <w:fldChar w:fldCharType="end"/>
          </w:r>
        </w:p>
        <w:p w14:paraId="35A38468">
          <w:pPr>
            <w:pStyle w:val="19"/>
            <w:tabs>
              <w:tab w:val="right" w:leader="dot" w:pos="8312"/>
            </w:tabs>
          </w:pPr>
          <w:r>
            <w:rPr>
              <w:rFonts w:hint="eastAsia"/>
            </w:rPr>
            <w:fldChar w:fldCharType="begin"/>
          </w:r>
          <w:r>
            <w:rPr>
              <w:rFonts w:hint="eastAsia"/>
            </w:rPr>
            <w:instrText xml:space="preserve"> HYPERLINK \l _Toc14580 </w:instrText>
          </w:r>
          <w:r>
            <w:rPr>
              <w:rFonts w:hint="eastAsia"/>
            </w:rPr>
            <w:fldChar w:fldCharType="separate"/>
          </w:r>
          <w:r>
            <w:rPr>
              <w:rFonts w:hint="eastAsia"/>
              <w:i w:val="0"/>
              <w:szCs w:val="24"/>
              <w:lang w:val="zh-CN" w:eastAsia="zh-CN"/>
            </w:rPr>
            <w:t>3.2.1 门户首页</w:t>
          </w:r>
          <w:r>
            <w:rPr>
              <w:rFonts w:hint="eastAsia"/>
              <w:i w:val="0"/>
              <w:szCs w:val="24"/>
              <w:lang w:val="en-US" w:eastAsia="zh-CN"/>
            </w:rPr>
            <w:t>查看</w:t>
          </w:r>
          <w:r>
            <w:tab/>
          </w:r>
          <w:r>
            <w:fldChar w:fldCharType="begin"/>
          </w:r>
          <w:r>
            <w:instrText xml:space="preserve"> PAGEREF _Toc14580 \h </w:instrText>
          </w:r>
          <w:r>
            <w:fldChar w:fldCharType="separate"/>
          </w:r>
          <w:r>
            <w:t>5</w:t>
          </w:r>
          <w:r>
            <w:fldChar w:fldCharType="end"/>
          </w:r>
          <w:r>
            <w:rPr>
              <w:rFonts w:hint="eastAsia"/>
            </w:rPr>
            <w:fldChar w:fldCharType="end"/>
          </w:r>
        </w:p>
        <w:p w14:paraId="4427E602">
          <w:pPr>
            <w:pStyle w:val="19"/>
            <w:tabs>
              <w:tab w:val="right" w:leader="dot" w:pos="8312"/>
            </w:tabs>
          </w:pPr>
          <w:r>
            <w:rPr>
              <w:rFonts w:hint="eastAsia"/>
            </w:rPr>
            <w:fldChar w:fldCharType="begin"/>
          </w:r>
          <w:r>
            <w:rPr>
              <w:rFonts w:hint="eastAsia"/>
            </w:rPr>
            <w:instrText xml:space="preserve"> HYPERLINK \l _Toc17513 </w:instrText>
          </w:r>
          <w:r>
            <w:rPr>
              <w:rFonts w:hint="eastAsia"/>
            </w:rPr>
            <w:fldChar w:fldCharType="separate"/>
          </w:r>
          <w:r>
            <w:rPr>
              <w:rFonts w:hint="eastAsia"/>
              <w:i w:val="0"/>
              <w:szCs w:val="24"/>
              <w:lang w:val="zh-CN" w:eastAsia="zh-CN"/>
            </w:rPr>
            <w:t xml:space="preserve">3.2.2 </w:t>
          </w:r>
          <w:r>
            <w:rPr>
              <w:rFonts w:hint="eastAsia"/>
              <w:i w:val="0"/>
              <w:szCs w:val="24"/>
              <w:lang w:val="en-US" w:eastAsia="zh-CN"/>
            </w:rPr>
            <w:t>课程学习</w:t>
          </w:r>
          <w:r>
            <w:tab/>
          </w:r>
          <w:r>
            <w:fldChar w:fldCharType="begin"/>
          </w:r>
          <w:r>
            <w:instrText xml:space="preserve"> PAGEREF _Toc17513 \h </w:instrText>
          </w:r>
          <w:r>
            <w:fldChar w:fldCharType="separate"/>
          </w:r>
          <w:r>
            <w:t>5</w:t>
          </w:r>
          <w:r>
            <w:fldChar w:fldCharType="end"/>
          </w:r>
          <w:r>
            <w:rPr>
              <w:rFonts w:hint="eastAsia"/>
            </w:rPr>
            <w:fldChar w:fldCharType="end"/>
          </w:r>
        </w:p>
        <w:p w14:paraId="48EC02AA">
          <w:pPr>
            <w:pStyle w:val="19"/>
            <w:tabs>
              <w:tab w:val="right" w:leader="dot" w:pos="8312"/>
            </w:tabs>
          </w:pPr>
          <w:r>
            <w:rPr>
              <w:rFonts w:hint="eastAsia"/>
            </w:rPr>
            <w:fldChar w:fldCharType="begin"/>
          </w:r>
          <w:r>
            <w:rPr>
              <w:rFonts w:hint="eastAsia"/>
            </w:rPr>
            <w:instrText xml:space="preserve"> HYPERLINK \l _Toc5024 </w:instrText>
          </w:r>
          <w:r>
            <w:rPr>
              <w:rFonts w:hint="eastAsia"/>
            </w:rPr>
            <w:fldChar w:fldCharType="separate"/>
          </w:r>
          <w:r>
            <w:rPr>
              <w:rFonts w:hint="eastAsia"/>
              <w:i w:val="0"/>
              <w:szCs w:val="24"/>
              <w:lang w:val="zh-CN" w:eastAsia="zh-CN"/>
            </w:rPr>
            <w:t>3.2.3 实验实训提交</w:t>
          </w:r>
          <w:r>
            <w:tab/>
          </w:r>
          <w:r>
            <w:fldChar w:fldCharType="begin"/>
          </w:r>
          <w:r>
            <w:instrText xml:space="preserve"> PAGEREF _Toc5024 \h </w:instrText>
          </w:r>
          <w:r>
            <w:fldChar w:fldCharType="separate"/>
          </w:r>
          <w:r>
            <w:t>6</w:t>
          </w:r>
          <w:r>
            <w:fldChar w:fldCharType="end"/>
          </w:r>
          <w:r>
            <w:rPr>
              <w:rFonts w:hint="eastAsia"/>
            </w:rPr>
            <w:fldChar w:fldCharType="end"/>
          </w:r>
        </w:p>
        <w:p w14:paraId="5992CF5C">
          <w:pPr>
            <w:pStyle w:val="19"/>
            <w:tabs>
              <w:tab w:val="right" w:leader="dot" w:pos="8312"/>
            </w:tabs>
          </w:pPr>
          <w:r>
            <w:rPr>
              <w:rFonts w:hint="eastAsia"/>
            </w:rPr>
            <w:fldChar w:fldCharType="begin"/>
          </w:r>
          <w:r>
            <w:rPr>
              <w:rFonts w:hint="eastAsia"/>
            </w:rPr>
            <w:instrText xml:space="preserve"> HYPERLINK \l _Toc31973 </w:instrText>
          </w:r>
          <w:r>
            <w:rPr>
              <w:rFonts w:hint="eastAsia"/>
            </w:rPr>
            <w:fldChar w:fldCharType="separate"/>
          </w:r>
          <w:r>
            <w:rPr>
              <w:rFonts w:hint="eastAsia"/>
              <w:i w:val="0"/>
              <w:szCs w:val="24"/>
              <w:lang w:val="zh-CN" w:eastAsia="zh-CN"/>
            </w:rPr>
            <w:t>3.2.4 教学资源库</w:t>
          </w:r>
          <w:r>
            <w:tab/>
          </w:r>
          <w:r>
            <w:fldChar w:fldCharType="begin"/>
          </w:r>
          <w:r>
            <w:instrText xml:space="preserve"> PAGEREF _Toc31973 \h </w:instrText>
          </w:r>
          <w:r>
            <w:fldChar w:fldCharType="separate"/>
          </w:r>
          <w:r>
            <w:t>6</w:t>
          </w:r>
          <w:r>
            <w:fldChar w:fldCharType="end"/>
          </w:r>
          <w:r>
            <w:rPr>
              <w:rFonts w:hint="eastAsia"/>
            </w:rPr>
            <w:fldChar w:fldCharType="end"/>
          </w:r>
        </w:p>
        <w:p w14:paraId="61780431">
          <w:pPr>
            <w:pStyle w:val="19"/>
            <w:tabs>
              <w:tab w:val="right" w:leader="dot" w:pos="8312"/>
            </w:tabs>
          </w:pPr>
          <w:r>
            <w:rPr>
              <w:rFonts w:hint="eastAsia"/>
            </w:rPr>
            <w:fldChar w:fldCharType="begin"/>
          </w:r>
          <w:r>
            <w:rPr>
              <w:rFonts w:hint="eastAsia"/>
            </w:rPr>
            <w:instrText xml:space="preserve"> HYPERLINK \l _Toc31048 </w:instrText>
          </w:r>
          <w:r>
            <w:rPr>
              <w:rFonts w:hint="eastAsia"/>
            </w:rPr>
            <w:fldChar w:fldCharType="separate"/>
          </w:r>
          <w:r>
            <w:rPr>
              <w:rFonts w:hint="eastAsia"/>
              <w:i w:val="0"/>
              <w:szCs w:val="24"/>
              <w:lang w:val="zh-CN" w:eastAsia="zh-CN"/>
            </w:rPr>
            <w:t>3.2.5 个人学情诊断</w:t>
          </w:r>
          <w:r>
            <w:tab/>
          </w:r>
          <w:r>
            <w:fldChar w:fldCharType="begin"/>
          </w:r>
          <w:r>
            <w:instrText xml:space="preserve"> PAGEREF _Toc31048 \h </w:instrText>
          </w:r>
          <w:r>
            <w:fldChar w:fldCharType="separate"/>
          </w:r>
          <w:r>
            <w:t>6</w:t>
          </w:r>
          <w:r>
            <w:fldChar w:fldCharType="end"/>
          </w:r>
          <w:r>
            <w:rPr>
              <w:rFonts w:hint="eastAsia"/>
            </w:rPr>
            <w:fldChar w:fldCharType="end"/>
          </w:r>
        </w:p>
        <w:p w14:paraId="755FE705">
          <w:pPr>
            <w:pStyle w:val="19"/>
            <w:tabs>
              <w:tab w:val="right" w:leader="dot" w:pos="8312"/>
            </w:tabs>
          </w:pPr>
          <w:r>
            <w:rPr>
              <w:rFonts w:hint="eastAsia"/>
            </w:rPr>
            <w:fldChar w:fldCharType="begin"/>
          </w:r>
          <w:r>
            <w:rPr>
              <w:rFonts w:hint="eastAsia"/>
            </w:rPr>
            <w:instrText xml:space="preserve"> HYPERLINK \l _Toc25788 </w:instrText>
          </w:r>
          <w:r>
            <w:rPr>
              <w:rFonts w:hint="eastAsia"/>
            </w:rPr>
            <w:fldChar w:fldCharType="separate"/>
          </w:r>
          <w:r>
            <w:rPr>
              <w:rFonts w:hint="eastAsia"/>
              <w:i w:val="0"/>
              <w:szCs w:val="24"/>
              <w:lang w:val="zh-CN" w:eastAsia="zh-CN"/>
            </w:rPr>
            <w:t>3.2.6 个人中心</w:t>
          </w:r>
          <w:r>
            <w:tab/>
          </w:r>
          <w:r>
            <w:fldChar w:fldCharType="begin"/>
          </w:r>
          <w:r>
            <w:instrText xml:space="preserve"> PAGEREF _Toc25788 \h </w:instrText>
          </w:r>
          <w:r>
            <w:fldChar w:fldCharType="separate"/>
          </w:r>
          <w:r>
            <w:t>7</w:t>
          </w:r>
          <w:r>
            <w:fldChar w:fldCharType="end"/>
          </w:r>
          <w:r>
            <w:rPr>
              <w:rFonts w:hint="eastAsia"/>
            </w:rPr>
            <w:fldChar w:fldCharType="end"/>
          </w:r>
        </w:p>
        <w:p w14:paraId="05289924">
          <w:pPr>
            <w:pStyle w:val="32"/>
            <w:tabs>
              <w:tab w:val="right" w:leader="dot" w:pos="8312"/>
            </w:tabs>
          </w:pPr>
          <w:r>
            <w:rPr>
              <w:rFonts w:hint="eastAsia"/>
            </w:rPr>
            <w:fldChar w:fldCharType="begin"/>
          </w:r>
          <w:r>
            <w:rPr>
              <w:rFonts w:hint="eastAsia"/>
            </w:rPr>
            <w:instrText xml:space="preserve"> HYPERLINK \l _Toc9461 </w:instrText>
          </w:r>
          <w:r>
            <w:rPr>
              <w:rFonts w:hint="eastAsia"/>
            </w:rPr>
            <w:fldChar w:fldCharType="separate"/>
          </w:r>
          <w:r>
            <w:rPr>
              <w:rFonts w:hint="default" w:ascii="Arial" w:hAnsi="Arial" w:eastAsia="黑体"/>
              <w:szCs w:val="28"/>
              <w:lang w:val="zh-CN" w:eastAsia="zh-CN"/>
            </w:rPr>
            <w:t xml:space="preserve">3.3 </w:t>
          </w:r>
          <w:r>
            <w:rPr>
              <w:rFonts w:hint="eastAsia" w:ascii="Arial" w:hAnsi="Arial" w:eastAsia="黑体"/>
              <w:szCs w:val="28"/>
              <w:lang w:val="en-US" w:eastAsia="zh-CN"/>
            </w:rPr>
            <w:t>教师</w:t>
          </w:r>
          <w:r>
            <w:rPr>
              <w:rFonts w:hint="eastAsia" w:ascii="Arial" w:hAnsi="Arial" w:eastAsia="黑体"/>
              <w:szCs w:val="28"/>
              <w:lang w:val="zh-CN" w:eastAsia="zh-CN"/>
            </w:rPr>
            <w:t>端功能需求</w:t>
          </w:r>
          <w:r>
            <w:tab/>
          </w:r>
          <w:r>
            <w:fldChar w:fldCharType="begin"/>
          </w:r>
          <w:r>
            <w:instrText xml:space="preserve"> PAGEREF _Toc9461 \h </w:instrText>
          </w:r>
          <w:r>
            <w:fldChar w:fldCharType="separate"/>
          </w:r>
          <w:r>
            <w:t>7</w:t>
          </w:r>
          <w:r>
            <w:fldChar w:fldCharType="end"/>
          </w:r>
          <w:r>
            <w:rPr>
              <w:rFonts w:hint="eastAsia"/>
            </w:rPr>
            <w:fldChar w:fldCharType="end"/>
          </w:r>
        </w:p>
        <w:p w14:paraId="6DCA41BB">
          <w:pPr>
            <w:pStyle w:val="19"/>
            <w:tabs>
              <w:tab w:val="right" w:leader="dot" w:pos="8312"/>
            </w:tabs>
          </w:pPr>
          <w:r>
            <w:rPr>
              <w:rFonts w:hint="eastAsia"/>
            </w:rPr>
            <w:fldChar w:fldCharType="begin"/>
          </w:r>
          <w:r>
            <w:rPr>
              <w:rFonts w:hint="eastAsia"/>
            </w:rPr>
            <w:instrText xml:space="preserve"> HYPERLINK \l _Toc12091 </w:instrText>
          </w:r>
          <w:r>
            <w:rPr>
              <w:rFonts w:hint="eastAsia"/>
            </w:rPr>
            <w:fldChar w:fldCharType="separate"/>
          </w:r>
          <w:r>
            <w:rPr>
              <w:rFonts w:hint="eastAsia"/>
              <w:i w:val="0"/>
              <w:szCs w:val="24"/>
              <w:lang w:val="zh-CN" w:eastAsia="zh-CN"/>
            </w:rPr>
            <w:t xml:space="preserve">3.3.1 </w:t>
          </w:r>
          <w:r>
            <w:rPr>
              <w:rFonts w:hint="eastAsia"/>
              <w:i w:val="0"/>
              <w:szCs w:val="24"/>
              <w:lang w:val="en-US" w:eastAsia="zh-CN"/>
            </w:rPr>
            <w:t>工作台首页--公共功能端</w:t>
          </w:r>
          <w:r>
            <w:tab/>
          </w:r>
          <w:r>
            <w:fldChar w:fldCharType="begin"/>
          </w:r>
          <w:r>
            <w:instrText xml:space="preserve"> PAGEREF _Toc12091 \h </w:instrText>
          </w:r>
          <w:r>
            <w:fldChar w:fldCharType="separate"/>
          </w:r>
          <w:r>
            <w:t>7</w:t>
          </w:r>
          <w:r>
            <w:fldChar w:fldCharType="end"/>
          </w:r>
          <w:r>
            <w:rPr>
              <w:rFonts w:hint="eastAsia"/>
            </w:rPr>
            <w:fldChar w:fldCharType="end"/>
          </w:r>
        </w:p>
        <w:p w14:paraId="01DF59C5">
          <w:pPr>
            <w:pStyle w:val="19"/>
            <w:tabs>
              <w:tab w:val="right" w:leader="dot" w:pos="8312"/>
            </w:tabs>
          </w:pPr>
          <w:r>
            <w:rPr>
              <w:rFonts w:hint="eastAsia"/>
            </w:rPr>
            <w:fldChar w:fldCharType="begin"/>
          </w:r>
          <w:r>
            <w:rPr>
              <w:rFonts w:hint="eastAsia"/>
            </w:rPr>
            <w:instrText xml:space="preserve"> HYPERLINK \l _Toc30598 </w:instrText>
          </w:r>
          <w:r>
            <w:rPr>
              <w:rFonts w:hint="eastAsia"/>
            </w:rPr>
            <w:fldChar w:fldCharType="separate"/>
          </w:r>
          <w:r>
            <w:rPr>
              <w:rFonts w:hint="eastAsia"/>
              <w:i w:val="0"/>
              <w:szCs w:val="24"/>
              <w:lang w:val="zh-CN" w:eastAsia="zh-CN"/>
            </w:rPr>
            <w:t>3.3.2 课程计划管理</w:t>
          </w:r>
          <w:r>
            <w:tab/>
          </w:r>
          <w:r>
            <w:fldChar w:fldCharType="begin"/>
          </w:r>
          <w:r>
            <w:instrText xml:space="preserve"> PAGEREF _Toc30598 \h </w:instrText>
          </w:r>
          <w:r>
            <w:fldChar w:fldCharType="separate"/>
          </w:r>
          <w:r>
            <w:t>7</w:t>
          </w:r>
          <w:r>
            <w:fldChar w:fldCharType="end"/>
          </w:r>
          <w:r>
            <w:rPr>
              <w:rFonts w:hint="eastAsia"/>
            </w:rPr>
            <w:fldChar w:fldCharType="end"/>
          </w:r>
        </w:p>
        <w:p w14:paraId="00C1F591">
          <w:pPr>
            <w:pStyle w:val="19"/>
            <w:tabs>
              <w:tab w:val="right" w:leader="dot" w:pos="8312"/>
            </w:tabs>
          </w:pPr>
          <w:r>
            <w:rPr>
              <w:rFonts w:hint="eastAsia"/>
            </w:rPr>
            <w:fldChar w:fldCharType="begin"/>
          </w:r>
          <w:r>
            <w:rPr>
              <w:rFonts w:hint="eastAsia"/>
            </w:rPr>
            <w:instrText xml:space="preserve"> HYPERLINK \l _Toc20863 </w:instrText>
          </w:r>
          <w:r>
            <w:rPr>
              <w:rFonts w:hint="eastAsia"/>
            </w:rPr>
            <w:fldChar w:fldCharType="separate"/>
          </w:r>
          <w:r>
            <w:rPr>
              <w:rFonts w:hint="eastAsia"/>
              <w:i w:val="0"/>
              <w:szCs w:val="24"/>
              <w:lang w:val="zh-CN" w:eastAsia="zh-CN"/>
            </w:rPr>
            <w:t xml:space="preserve">3.3.3 </w:t>
          </w:r>
          <w:r>
            <w:rPr>
              <w:rFonts w:hint="eastAsia"/>
              <w:i w:val="0"/>
              <w:szCs w:val="24"/>
              <w:lang w:val="en-US" w:eastAsia="zh-CN"/>
            </w:rPr>
            <w:t>实训实验计划</w:t>
          </w:r>
          <w:r>
            <w:rPr>
              <w:rFonts w:hint="eastAsia"/>
              <w:i w:val="0"/>
              <w:szCs w:val="24"/>
              <w:lang w:val="zh-CN" w:eastAsia="zh-CN"/>
            </w:rPr>
            <w:t>管理</w:t>
          </w:r>
          <w:r>
            <w:tab/>
          </w:r>
          <w:r>
            <w:fldChar w:fldCharType="begin"/>
          </w:r>
          <w:r>
            <w:instrText xml:space="preserve"> PAGEREF _Toc20863 \h </w:instrText>
          </w:r>
          <w:r>
            <w:fldChar w:fldCharType="separate"/>
          </w:r>
          <w:r>
            <w:t>7</w:t>
          </w:r>
          <w:r>
            <w:fldChar w:fldCharType="end"/>
          </w:r>
          <w:r>
            <w:rPr>
              <w:rFonts w:hint="eastAsia"/>
            </w:rPr>
            <w:fldChar w:fldCharType="end"/>
          </w:r>
        </w:p>
        <w:p w14:paraId="584357F4">
          <w:pPr>
            <w:pStyle w:val="19"/>
            <w:tabs>
              <w:tab w:val="right" w:leader="dot" w:pos="8312"/>
            </w:tabs>
          </w:pPr>
          <w:r>
            <w:rPr>
              <w:rFonts w:hint="eastAsia"/>
            </w:rPr>
            <w:fldChar w:fldCharType="begin"/>
          </w:r>
          <w:r>
            <w:rPr>
              <w:rFonts w:hint="eastAsia"/>
            </w:rPr>
            <w:instrText xml:space="preserve"> HYPERLINK \l _Toc12915 </w:instrText>
          </w:r>
          <w:r>
            <w:rPr>
              <w:rFonts w:hint="eastAsia"/>
            </w:rPr>
            <w:fldChar w:fldCharType="separate"/>
          </w:r>
          <w:r>
            <w:rPr>
              <w:rFonts w:hint="eastAsia"/>
              <w:i w:val="0"/>
              <w:szCs w:val="24"/>
              <w:lang w:val="zh-CN" w:eastAsia="zh-CN"/>
            </w:rPr>
            <w:t xml:space="preserve">3.3.4 </w:t>
          </w:r>
          <w:r>
            <w:rPr>
              <w:rFonts w:hint="eastAsia"/>
              <w:i w:val="0"/>
              <w:szCs w:val="24"/>
              <w:lang w:val="en-US" w:eastAsia="zh-CN"/>
            </w:rPr>
            <w:t>教学资源上传</w:t>
          </w:r>
          <w:r>
            <w:tab/>
          </w:r>
          <w:r>
            <w:fldChar w:fldCharType="begin"/>
          </w:r>
          <w:r>
            <w:instrText xml:space="preserve"> PAGEREF _Toc12915 \h </w:instrText>
          </w:r>
          <w:r>
            <w:fldChar w:fldCharType="separate"/>
          </w:r>
          <w:r>
            <w:t>8</w:t>
          </w:r>
          <w:r>
            <w:fldChar w:fldCharType="end"/>
          </w:r>
          <w:r>
            <w:rPr>
              <w:rFonts w:hint="eastAsia"/>
            </w:rPr>
            <w:fldChar w:fldCharType="end"/>
          </w:r>
        </w:p>
        <w:p w14:paraId="0802AE9A">
          <w:pPr>
            <w:pStyle w:val="19"/>
            <w:tabs>
              <w:tab w:val="right" w:leader="dot" w:pos="8312"/>
            </w:tabs>
          </w:pPr>
          <w:r>
            <w:rPr>
              <w:rFonts w:hint="eastAsia"/>
            </w:rPr>
            <w:fldChar w:fldCharType="begin"/>
          </w:r>
          <w:r>
            <w:rPr>
              <w:rFonts w:hint="eastAsia"/>
            </w:rPr>
            <w:instrText xml:space="preserve"> HYPERLINK \l _Toc27819 </w:instrText>
          </w:r>
          <w:r>
            <w:rPr>
              <w:rFonts w:hint="eastAsia"/>
            </w:rPr>
            <w:fldChar w:fldCharType="separate"/>
          </w:r>
          <w:r>
            <w:rPr>
              <w:rFonts w:hint="eastAsia"/>
              <w:i w:val="0"/>
              <w:szCs w:val="24"/>
              <w:lang w:val="zh-CN" w:eastAsia="zh-CN"/>
            </w:rPr>
            <w:t xml:space="preserve">3.3.5 </w:t>
          </w:r>
          <w:r>
            <w:rPr>
              <w:rFonts w:hint="eastAsia"/>
              <w:i w:val="0"/>
              <w:szCs w:val="24"/>
              <w:lang w:val="en-US" w:eastAsia="zh-CN"/>
            </w:rPr>
            <w:t>班级学情查看</w:t>
          </w:r>
          <w:r>
            <w:tab/>
          </w:r>
          <w:r>
            <w:fldChar w:fldCharType="begin"/>
          </w:r>
          <w:r>
            <w:instrText xml:space="preserve"> PAGEREF _Toc27819 \h </w:instrText>
          </w:r>
          <w:r>
            <w:fldChar w:fldCharType="separate"/>
          </w:r>
          <w:r>
            <w:t>8</w:t>
          </w:r>
          <w:r>
            <w:fldChar w:fldCharType="end"/>
          </w:r>
          <w:r>
            <w:rPr>
              <w:rFonts w:hint="eastAsia"/>
            </w:rPr>
            <w:fldChar w:fldCharType="end"/>
          </w:r>
        </w:p>
        <w:p w14:paraId="7ED212FA">
          <w:pPr>
            <w:pStyle w:val="19"/>
            <w:tabs>
              <w:tab w:val="right" w:leader="dot" w:pos="8312"/>
            </w:tabs>
          </w:pPr>
          <w:r>
            <w:rPr>
              <w:rFonts w:hint="eastAsia"/>
            </w:rPr>
            <w:fldChar w:fldCharType="begin"/>
          </w:r>
          <w:r>
            <w:rPr>
              <w:rFonts w:hint="eastAsia"/>
            </w:rPr>
            <w:instrText xml:space="preserve"> HYPERLINK \l _Toc27062 </w:instrText>
          </w:r>
          <w:r>
            <w:rPr>
              <w:rFonts w:hint="eastAsia"/>
            </w:rPr>
            <w:fldChar w:fldCharType="separate"/>
          </w:r>
          <w:r>
            <w:rPr>
              <w:rFonts w:hint="eastAsia"/>
              <w:i w:val="0"/>
              <w:szCs w:val="24"/>
              <w:lang w:val="zh-CN" w:eastAsia="zh-CN"/>
            </w:rPr>
            <w:t xml:space="preserve">3.3.6 </w:t>
          </w:r>
          <w:r>
            <w:rPr>
              <w:rFonts w:hint="eastAsia"/>
              <w:i w:val="0"/>
              <w:szCs w:val="24"/>
              <w:lang w:val="en-US" w:eastAsia="zh-CN"/>
            </w:rPr>
            <w:t>个人消息公告</w:t>
          </w:r>
          <w:r>
            <w:tab/>
          </w:r>
          <w:r>
            <w:fldChar w:fldCharType="begin"/>
          </w:r>
          <w:r>
            <w:instrText xml:space="preserve"> PAGEREF _Toc27062 \h </w:instrText>
          </w:r>
          <w:r>
            <w:fldChar w:fldCharType="separate"/>
          </w:r>
          <w:r>
            <w:t>8</w:t>
          </w:r>
          <w:r>
            <w:fldChar w:fldCharType="end"/>
          </w:r>
          <w:r>
            <w:rPr>
              <w:rFonts w:hint="eastAsia"/>
            </w:rPr>
            <w:fldChar w:fldCharType="end"/>
          </w:r>
        </w:p>
        <w:p w14:paraId="7647AD0E">
          <w:pPr>
            <w:pStyle w:val="32"/>
            <w:tabs>
              <w:tab w:val="right" w:leader="dot" w:pos="8312"/>
            </w:tabs>
          </w:pPr>
          <w:r>
            <w:rPr>
              <w:rFonts w:hint="eastAsia"/>
            </w:rPr>
            <w:fldChar w:fldCharType="begin"/>
          </w:r>
          <w:r>
            <w:rPr>
              <w:rFonts w:hint="eastAsia"/>
            </w:rPr>
            <w:instrText xml:space="preserve"> HYPERLINK \l _Toc26282 </w:instrText>
          </w:r>
          <w:r>
            <w:rPr>
              <w:rFonts w:hint="eastAsia"/>
            </w:rPr>
            <w:fldChar w:fldCharType="separate"/>
          </w:r>
          <w:r>
            <w:rPr>
              <w:rFonts w:hint="default" w:ascii="Arial" w:hAnsi="Arial" w:eastAsia="黑体"/>
              <w:szCs w:val="28"/>
              <w:lang w:val="zh-CN" w:eastAsia="zh-CN"/>
            </w:rPr>
            <w:t xml:space="preserve">3.4 </w:t>
          </w:r>
          <w:r>
            <w:rPr>
              <w:rFonts w:hint="eastAsia" w:ascii="Arial" w:hAnsi="Arial" w:eastAsia="黑体"/>
              <w:szCs w:val="28"/>
              <w:lang w:val="en-US" w:eastAsia="zh-CN"/>
            </w:rPr>
            <w:t>管理员</w:t>
          </w:r>
          <w:r>
            <w:rPr>
              <w:rFonts w:hint="eastAsia" w:ascii="Arial" w:hAnsi="Arial" w:eastAsia="黑体"/>
              <w:szCs w:val="28"/>
              <w:lang w:val="zh-CN" w:eastAsia="zh-CN"/>
            </w:rPr>
            <w:t>端功能需求</w:t>
          </w:r>
          <w:r>
            <w:tab/>
          </w:r>
          <w:r>
            <w:fldChar w:fldCharType="begin"/>
          </w:r>
          <w:r>
            <w:instrText xml:space="preserve"> PAGEREF _Toc26282 \h </w:instrText>
          </w:r>
          <w:r>
            <w:fldChar w:fldCharType="separate"/>
          </w:r>
          <w:r>
            <w:t>9</w:t>
          </w:r>
          <w:r>
            <w:fldChar w:fldCharType="end"/>
          </w:r>
          <w:r>
            <w:rPr>
              <w:rFonts w:hint="eastAsia"/>
            </w:rPr>
            <w:fldChar w:fldCharType="end"/>
          </w:r>
        </w:p>
        <w:p w14:paraId="362A53E2">
          <w:pPr>
            <w:pStyle w:val="19"/>
            <w:tabs>
              <w:tab w:val="right" w:leader="dot" w:pos="8312"/>
            </w:tabs>
          </w:pPr>
          <w:r>
            <w:rPr>
              <w:rFonts w:hint="eastAsia"/>
            </w:rPr>
            <w:fldChar w:fldCharType="begin"/>
          </w:r>
          <w:r>
            <w:rPr>
              <w:rFonts w:hint="eastAsia"/>
            </w:rPr>
            <w:instrText xml:space="preserve"> HYPERLINK \l _Toc28164 </w:instrText>
          </w:r>
          <w:r>
            <w:rPr>
              <w:rFonts w:hint="eastAsia"/>
            </w:rPr>
            <w:fldChar w:fldCharType="separate"/>
          </w:r>
          <w:r>
            <w:rPr>
              <w:rFonts w:hint="eastAsia"/>
              <w:i w:val="0"/>
              <w:szCs w:val="24"/>
              <w:lang w:val="zh-CN" w:eastAsia="zh-CN"/>
            </w:rPr>
            <w:t xml:space="preserve">3.4.1 </w:t>
          </w:r>
          <w:r>
            <w:rPr>
              <w:rFonts w:hint="eastAsia"/>
              <w:i w:val="0"/>
              <w:szCs w:val="24"/>
              <w:lang w:val="en-US" w:eastAsia="zh-CN"/>
            </w:rPr>
            <w:t>用户管理</w:t>
          </w:r>
          <w:r>
            <w:tab/>
          </w:r>
          <w:r>
            <w:fldChar w:fldCharType="begin"/>
          </w:r>
          <w:r>
            <w:instrText xml:space="preserve"> PAGEREF _Toc28164 \h </w:instrText>
          </w:r>
          <w:r>
            <w:fldChar w:fldCharType="separate"/>
          </w:r>
          <w:r>
            <w:t>9</w:t>
          </w:r>
          <w:r>
            <w:fldChar w:fldCharType="end"/>
          </w:r>
          <w:r>
            <w:rPr>
              <w:rFonts w:hint="eastAsia"/>
            </w:rPr>
            <w:fldChar w:fldCharType="end"/>
          </w:r>
        </w:p>
        <w:p w14:paraId="7F1FDB2D">
          <w:pPr>
            <w:pStyle w:val="19"/>
            <w:tabs>
              <w:tab w:val="right" w:leader="dot" w:pos="8312"/>
            </w:tabs>
          </w:pPr>
          <w:r>
            <w:rPr>
              <w:rFonts w:hint="eastAsia"/>
            </w:rPr>
            <w:fldChar w:fldCharType="begin"/>
          </w:r>
          <w:r>
            <w:rPr>
              <w:rFonts w:hint="eastAsia"/>
            </w:rPr>
            <w:instrText xml:space="preserve"> HYPERLINK \l _Toc3591 </w:instrText>
          </w:r>
          <w:r>
            <w:rPr>
              <w:rFonts w:hint="eastAsia"/>
            </w:rPr>
            <w:fldChar w:fldCharType="separate"/>
          </w:r>
          <w:r>
            <w:rPr>
              <w:rFonts w:hint="eastAsia"/>
              <w:i w:val="0"/>
              <w:szCs w:val="24"/>
              <w:lang w:val="zh-CN" w:eastAsia="zh-CN"/>
            </w:rPr>
            <w:t>3.4.2 教学内容统一审核模块</w:t>
          </w:r>
          <w:r>
            <w:tab/>
          </w:r>
          <w:r>
            <w:fldChar w:fldCharType="begin"/>
          </w:r>
          <w:r>
            <w:instrText xml:space="preserve"> PAGEREF _Toc3591 \h </w:instrText>
          </w:r>
          <w:r>
            <w:fldChar w:fldCharType="separate"/>
          </w:r>
          <w:r>
            <w:t>9</w:t>
          </w:r>
          <w:r>
            <w:fldChar w:fldCharType="end"/>
          </w:r>
          <w:r>
            <w:rPr>
              <w:rFonts w:hint="eastAsia"/>
            </w:rPr>
            <w:fldChar w:fldCharType="end"/>
          </w:r>
        </w:p>
        <w:p w14:paraId="4ECF9155">
          <w:pPr>
            <w:pStyle w:val="19"/>
            <w:tabs>
              <w:tab w:val="right" w:leader="dot" w:pos="8312"/>
            </w:tabs>
          </w:pPr>
          <w:r>
            <w:rPr>
              <w:rFonts w:hint="eastAsia"/>
            </w:rPr>
            <w:fldChar w:fldCharType="begin"/>
          </w:r>
          <w:r>
            <w:rPr>
              <w:rFonts w:hint="eastAsia"/>
            </w:rPr>
            <w:instrText xml:space="preserve"> HYPERLINK \l _Toc14774 </w:instrText>
          </w:r>
          <w:r>
            <w:rPr>
              <w:rFonts w:hint="eastAsia"/>
            </w:rPr>
            <w:fldChar w:fldCharType="separate"/>
          </w:r>
          <w:r>
            <w:rPr>
              <w:rFonts w:hint="eastAsia"/>
              <w:i w:val="0"/>
              <w:szCs w:val="24"/>
              <w:lang w:val="zh-CN" w:eastAsia="zh-CN"/>
            </w:rPr>
            <w:t xml:space="preserve">3.4.3 </w:t>
          </w:r>
          <w:r>
            <w:rPr>
              <w:rFonts w:hint="eastAsia"/>
              <w:i w:val="0"/>
              <w:szCs w:val="24"/>
              <w:lang w:val="en-US" w:eastAsia="zh-CN"/>
            </w:rPr>
            <w:t>系统设置</w:t>
          </w:r>
          <w:r>
            <w:tab/>
          </w:r>
          <w:r>
            <w:fldChar w:fldCharType="begin"/>
          </w:r>
          <w:r>
            <w:instrText xml:space="preserve"> PAGEREF _Toc14774 \h </w:instrText>
          </w:r>
          <w:r>
            <w:fldChar w:fldCharType="separate"/>
          </w:r>
          <w:r>
            <w:t>10</w:t>
          </w:r>
          <w:r>
            <w:fldChar w:fldCharType="end"/>
          </w:r>
          <w:r>
            <w:rPr>
              <w:rFonts w:hint="eastAsia"/>
            </w:rPr>
            <w:fldChar w:fldCharType="end"/>
          </w:r>
        </w:p>
        <w:p w14:paraId="330C402A">
          <w:pPr>
            <w:pStyle w:val="19"/>
            <w:tabs>
              <w:tab w:val="right" w:leader="dot" w:pos="8312"/>
            </w:tabs>
          </w:pPr>
          <w:r>
            <w:rPr>
              <w:rFonts w:hint="eastAsia"/>
            </w:rPr>
            <w:fldChar w:fldCharType="begin"/>
          </w:r>
          <w:r>
            <w:rPr>
              <w:rFonts w:hint="eastAsia"/>
            </w:rPr>
            <w:instrText xml:space="preserve"> HYPERLINK \l _Toc18867 </w:instrText>
          </w:r>
          <w:r>
            <w:rPr>
              <w:rFonts w:hint="eastAsia"/>
            </w:rPr>
            <w:fldChar w:fldCharType="separate"/>
          </w:r>
          <w:r>
            <w:rPr>
              <w:rFonts w:hint="eastAsia"/>
              <w:i w:val="0"/>
              <w:szCs w:val="24"/>
              <w:lang w:val="zh-CN" w:eastAsia="zh-CN"/>
            </w:rPr>
            <w:t xml:space="preserve">3.4.4 </w:t>
          </w:r>
          <w:r>
            <w:rPr>
              <w:rFonts w:hint="eastAsia"/>
              <w:i w:val="0"/>
              <w:szCs w:val="24"/>
              <w:lang w:val="en-US" w:eastAsia="zh-CN"/>
            </w:rPr>
            <w:t>全局学情监控</w:t>
          </w:r>
          <w:r>
            <w:tab/>
          </w:r>
          <w:r>
            <w:fldChar w:fldCharType="begin"/>
          </w:r>
          <w:r>
            <w:instrText xml:space="preserve"> PAGEREF _Toc18867 \h </w:instrText>
          </w:r>
          <w:r>
            <w:fldChar w:fldCharType="separate"/>
          </w:r>
          <w:r>
            <w:t>10</w:t>
          </w:r>
          <w:r>
            <w:fldChar w:fldCharType="end"/>
          </w:r>
          <w:r>
            <w:rPr>
              <w:rFonts w:hint="eastAsia"/>
            </w:rPr>
            <w:fldChar w:fldCharType="end"/>
          </w:r>
        </w:p>
        <w:p w14:paraId="080A24C5">
          <w:pPr>
            <w:pStyle w:val="26"/>
            <w:tabs>
              <w:tab w:val="right" w:leader="dot" w:pos="8312"/>
            </w:tabs>
          </w:pPr>
          <w:r>
            <w:rPr>
              <w:rFonts w:hint="eastAsia"/>
            </w:rPr>
            <w:fldChar w:fldCharType="begin"/>
          </w:r>
          <w:r>
            <w:rPr>
              <w:rFonts w:hint="eastAsia"/>
            </w:rPr>
            <w:instrText xml:space="preserve"> HYPERLINK \l _Toc32274 </w:instrText>
          </w:r>
          <w:r>
            <w:rPr>
              <w:rFonts w:hint="eastAsia"/>
            </w:rPr>
            <w:fldChar w:fldCharType="separate"/>
          </w:r>
          <w:r>
            <w:rPr>
              <w:rFonts w:hint="default" w:ascii="Arial" w:hAnsi="Arial" w:eastAsia="黑体" w:cs="Arial"/>
              <w:bCs w:val="0"/>
              <w:szCs w:val="32"/>
            </w:rPr>
            <w:t xml:space="preserve">4. </w:t>
          </w:r>
          <w:r>
            <w:rPr>
              <w:rFonts w:hint="eastAsia" w:ascii="Times New Roman" w:hAnsi="Times New Roman" w:eastAsia="黑体"/>
              <w:szCs w:val="32"/>
            </w:rPr>
            <w:t>非功能性需求</w:t>
          </w:r>
          <w:r>
            <w:tab/>
          </w:r>
          <w:r>
            <w:fldChar w:fldCharType="begin"/>
          </w:r>
          <w:r>
            <w:instrText xml:space="preserve"> PAGEREF _Toc32274 \h </w:instrText>
          </w:r>
          <w:r>
            <w:fldChar w:fldCharType="separate"/>
          </w:r>
          <w:r>
            <w:t>10</w:t>
          </w:r>
          <w:r>
            <w:fldChar w:fldCharType="end"/>
          </w:r>
          <w:r>
            <w:rPr>
              <w:rFonts w:hint="eastAsia"/>
            </w:rPr>
            <w:fldChar w:fldCharType="end"/>
          </w:r>
        </w:p>
        <w:p w14:paraId="259AE0C3">
          <w:pPr>
            <w:ind w:firstLine="0" w:firstLineChars="0"/>
            <w:rPr>
              <w:sz w:val="11"/>
            </w:rPr>
          </w:pPr>
          <w:r>
            <w:rPr>
              <w:rFonts w:hint="eastAsia"/>
            </w:rPr>
            <w:fldChar w:fldCharType="end"/>
          </w:r>
          <w:bookmarkStart w:id="0" w:name="_Toc206574673"/>
        </w:p>
      </w:sdtContent>
    </w:sdt>
    <w:p w14:paraId="224DE555">
      <w:pPr>
        <w:pStyle w:val="2"/>
        <w:bidi w:val="0"/>
        <w:rPr>
          <w:rFonts w:hint="eastAsia" w:ascii="Times New Roman" w:hAnsi="Times New Roman" w:eastAsia="黑体"/>
          <w:b/>
          <w:sz w:val="32"/>
          <w:szCs w:val="32"/>
        </w:rPr>
        <w:sectPr>
          <w:headerReference r:id="rId3" w:type="default"/>
          <w:footerReference r:id="rId4" w:type="default"/>
          <w:pgSz w:w="11906" w:h="16838"/>
          <w:pgMar w:top="1440" w:right="1797" w:bottom="1440" w:left="1797" w:header="851" w:footer="992" w:gutter="0"/>
          <w:pgNumType w:fmt="upperRoman" w:start="1"/>
          <w:cols w:space="720" w:num="1"/>
          <w:docGrid w:type="linesAndChars" w:linePitch="312" w:charSpace="0"/>
        </w:sectPr>
      </w:pPr>
    </w:p>
    <w:p w14:paraId="0D9E46F9">
      <w:pPr>
        <w:pStyle w:val="2"/>
        <w:bidi w:val="0"/>
        <w:rPr>
          <w:rFonts w:hint="eastAsia" w:ascii="Times New Roman" w:hAnsi="Times New Roman" w:eastAsia="黑体"/>
          <w:b/>
          <w:sz w:val="32"/>
          <w:szCs w:val="32"/>
        </w:rPr>
      </w:pPr>
      <w:bookmarkStart w:id="1" w:name="_Toc2631"/>
      <w:r>
        <w:rPr>
          <w:rFonts w:hint="eastAsia" w:ascii="Times New Roman" w:hAnsi="Times New Roman" w:eastAsia="黑体"/>
          <w:b/>
          <w:sz w:val="32"/>
          <w:szCs w:val="32"/>
        </w:rPr>
        <w:t>引言</w:t>
      </w:r>
      <w:bookmarkEnd w:id="0"/>
      <w:bookmarkEnd w:id="1"/>
    </w:p>
    <w:p w14:paraId="1664ADDE">
      <w:pPr>
        <w:pStyle w:val="4"/>
        <w:keepNext/>
        <w:keepLines w:val="0"/>
        <w:pageBreakBefore w:val="0"/>
        <w:widowControl/>
        <w:kinsoku/>
        <w:wordWrap/>
        <w:overflowPunct/>
        <w:topLinePunct w:val="0"/>
        <w:autoSpaceDE/>
        <w:autoSpaceDN/>
        <w:bidi w:val="0"/>
        <w:adjustRightInd/>
        <w:snapToGrid/>
        <w:spacing w:before="0" w:after="0" w:line="360" w:lineRule="auto"/>
        <w:textAlignment w:val="auto"/>
        <w:rPr>
          <w:rFonts w:hint="eastAsia" w:ascii="Arial" w:hAnsi="Arial" w:eastAsia="黑体"/>
          <w:b/>
          <w:sz w:val="28"/>
          <w:szCs w:val="28"/>
        </w:rPr>
      </w:pPr>
      <w:bookmarkStart w:id="2" w:name="_Toc206574674"/>
      <w:bookmarkStart w:id="3" w:name="_Toc30501"/>
      <w:r>
        <w:rPr>
          <w:rFonts w:hint="eastAsia" w:ascii="Arial" w:hAnsi="Arial" w:eastAsia="黑体"/>
          <w:b/>
          <w:sz w:val="28"/>
          <w:szCs w:val="28"/>
        </w:rPr>
        <w:t>目的</w:t>
      </w:r>
      <w:bookmarkEnd w:id="2"/>
      <w:bookmarkEnd w:id="3"/>
    </w:p>
    <w:p w14:paraId="3EE839B5">
      <w:pPr>
        <w:pStyle w:val="3"/>
        <w:keepNext w:val="0"/>
        <w:keepLines/>
        <w:pageBreakBefore w:val="0"/>
        <w:widowControl/>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sz w:val="24"/>
          <w:szCs w:val="24"/>
        </w:rPr>
      </w:pPr>
      <w:bookmarkStart w:id="56" w:name="_GoBack"/>
      <w:r>
        <w:rPr>
          <w:rFonts w:ascii="Times New Roman" w:hAnsi="Times New Roman"/>
          <w:sz w:val="24"/>
          <w:szCs w:val="24"/>
        </w:rPr>
        <w:t>本《软件需求规约》用于清晰定义智能化在线教学支持服务平台管理中心系统的全部功能、性能、接口、数据、运行环境等需求，作为项目设计、编码、测试、验收、交付的唯一依据。同时明确学生、教师、管理员三类用户的操作边界、模</w:t>
      </w:r>
      <w:r>
        <w:rPr>
          <w:rFonts w:ascii="Times New Roman" w:hAnsi="Times New Roman"/>
          <w:sz w:val="24"/>
          <w:szCs w:val="24"/>
          <w:u w:val="none"/>
        </w:rPr>
        <w:t>块划分与业务流程，规范三人团队开发分工，保障项目有序落地，实现线上教学数字化、智能化管理。</w:t>
      </w:r>
    </w:p>
    <w:bookmarkEnd w:id="56"/>
    <w:p w14:paraId="1A1B662A">
      <w:pPr>
        <w:pStyle w:val="4"/>
        <w:keepNext/>
        <w:keepLines w:val="0"/>
        <w:pageBreakBefore w:val="0"/>
        <w:widowControl/>
        <w:kinsoku/>
        <w:wordWrap/>
        <w:overflowPunct/>
        <w:topLinePunct w:val="0"/>
        <w:autoSpaceDE/>
        <w:autoSpaceDN/>
        <w:bidi w:val="0"/>
        <w:adjustRightInd/>
        <w:snapToGrid/>
        <w:spacing w:before="0" w:after="0" w:line="360" w:lineRule="auto"/>
        <w:textAlignment w:val="auto"/>
        <w:rPr>
          <w:rFonts w:hint="eastAsia" w:ascii="Arial" w:hAnsi="Arial" w:eastAsia="黑体"/>
          <w:b/>
          <w:sz w:val="28"/>
          <w:szCs w:val="28"/>
        </w:rPr>
      </w:pPr>
      <w:bookmarkStart w:id="4" w:name="_Toc206574675"/>
      <w:bookmarkStart w:id="5" w:name="_Toc23737"/>
      <w:r>
        <w:rPr>
          <w:rFonts w:hint="eastAsia" w:ascii="Arial" w:hAnsi="Arial" w:eastAsia="黑体"/>
          <w:b/>
          <w:sz w:val="28"/>
          <w:szCs w:val="28"/>
        </w:rPr>
        <w:t>范围</w:t>
      </w:r>
      <w:bookmarkEnd w:id="4"/>
      <w:bookmarkEnd w:id="5"/>
    </w:p>
    <w:p w14:paraId="6BD1D974">
      <w:pPr>
        <w:keepNext w:val="0"/>
        <w:keepLines w:val="0"/>
        <w:pageBreakBefore w:val="0"/>
        <w:widowControl/>
        <w:numPr>
          <w:ilvl w:val="0"/>
          <w:numId w:val="2"/>
        </w:numPr>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Times New Roman"/>
          <w:snapToGrid w:val="0"/>
          <w:sz w:val="24"/>
          <w:szCs w:val="24"/>
          <w:lang w:val="en-US" w:eastAsia="zh-CN" w:bidi="ar-SA"/>
        </w:rPr>
      </w:pPr>
      <w:r>
        <w:rPr>
          <w:rFonts w:hint="eastAsia" w:ascii="Times New Roman" w:hAnsi="Times New Roman" w:eastAsia="宋体" w:cs="Times New Roman"/>
          <w:b/>
          <w:bCs/>
          <w:snapToGrid w:val="0"/>
          <w:sz w:val="24"/>
          <w:szCs w:val="24"/>
          <w:lang w:val="en-US" w:eastAsia="zh-CN" w:bidi="ar-SA"/>
        </w:rPr>
        <w:t>功能范围：</w:t>
      </w:r>
      <w:r>
        <w:rPr>
          <w:rFonts w:hint="eastAsia" w:ascii="Times New Roman" w:hAnsi="Times New Roman" w:eastAsia="宋体" w:cs="Times New Roman"/>
          <w:snapToGrid w:val="0"/>
          <w:sz w:val="24"/>
          <w:szCs w:val="24"/>
          <w:lang w:val="en-US" w:eastAsia="zh-CN" w:bidi="ar-SA"/>
        </w:rPr>
        <w:t>包含网站门户、课程计划管理、课程实验管理、实训计划管理、教学资源管理、用户管理、权限管理、系统设置、系统监控、学情分析与学业诊断全业务模块，覆盖学生、教师、管理员三大使用角色。</w:t>
      </w:r>
    </w:p>
    <w:p w14:paraId="044A45FF">
      <w:pPr>
        <w:keepNext w:val="0"/>
        <w:keepLines w:val="0"/>
        <w:pageBreakBefore w:val="0"/>
        <w:widowControl/>
        <w:numPr>
          <w:ilvl w:val="0"/>
          <w:numId w:val="2"/>
        </w:numPr>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Times New Roman"/>
          <w:snapToGrid w:val="0"/>
          <w:sz w:val="24"/>
          <w:szCs w:val="24"/>
          <w:lang w:val="en-US" w:eastAsia="zh-CN" w:bidi="ar-SA"/>
        </w:rPr>
      </w:pPr>
      <w:r>
        <w:rPr>
          <w:rFonts w:hint="eastAsia" w:ascii="Times New Roman" w:hAnsi="Times New Roman" w:eastAsia="宋体" w:cs="Times New Roman"/>
          <w:b/>
          <w:bCs/>
          <w:snapToGrid w:val="0"/>
          <w:sz w:val="24"/>
          <w:szCs w:val="24"/>
          <w:lang w:val="en-US" w:eastAsia="zh-CN" w:bidi="ar-SA"/>
        </w:rPr>
        <w:t>使用范围：</w:t>
      </w:r>
      <w:r>
        <w:rPr>
          <w:rFonts w:hint="eastAsia" w:ascii="Times New Roman" w:hAnsi="Times New Roman" w:eastAsia="宋体" w:cs="Times New Roman"/>
          <w:snapToGrid w:val="0"/>
          <w:sz w:val="24"/>
          <w:szCs w:val="24"/>
          <w:lang w:val="en-US" w:eastAsia="zh-CN" w:bidi="ar-SA"/>
        </w:rPr>
        <w:t>面向院校日常线上教学场景，支持课程学习、实验实训提交、教学任务发布、教学内容审核、账号管控、全局学情监测等全流程业务。</w:t>
      </w:r>
    </w:p>
    <w:p w14:paraId="058838DF">
      <w:pPr>
        <w:keepNext w:val="0"/>
        <w:keepLines w:val="0"/>
        <w:pageBreakBefore w:val="0"/>
        <w:widowControl/>
        <w:numPr>
          <w:ilvl w:val="0"/>
          <w:numId w:val="2"/>
        </w:numPr>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Times New Roman"/>
          <w:snapToGrid w:val="0"/>
          <w:sz w:val="24"/>
          <w:szCs w:val="24"/>
          <w:lang w:val="en-US" w:eastAsia="zh-CN" w:bidi="ar-SA"/>
        </w:rPr>
      </w:pPr>
      <w:r>
        <w:rPr>
          <w:rFonts w:hint="eastAsia" w:ascii="Times New Roman" w:hAnsi="Times New Roman" w:eastAsia="宋体" w:cs="Times New Roman"/>
          <w:b/>
          <w:bCs/>
          <w:snapToGrid w:val="0"/>
          <w:sz w:val="24"/>
          <w:szCs w:val="24"/>
          <w:lang w:val="en-US" w:eastAsia="zh-CN" w:bidi="ar-SA"/>
        </w:rPr>
        <w:t>覆盖范围：</w:t>
      </w:r>
      <w:r>
        <w:rPr>
          <w:rFonts w:hint="eastAsia" w:ascii="Times New Roman" w:hAnsi="Times New Roman" w:eastAsia="宋体" w:cs="Times New Roman"/>
          <w:snapToGrid w:val="0"/>
          <w:sz w:val="24"/>
          <w:szCs w:val="24"/>
          <w:lang w:val="en-US" w:eastAsia="zh-CN" w:bidi="ar-SA"/>
        </w:rPr>
        <w:t>包含前端页面交互、后端业务逻辑、数据库设计、基础中间件集成。</w:t>
      </w:r>
    </w:p>
    <w:p w14:paraId="460B0361">
      <w:pPr>
        <w:pStyle w:val="4"/>
        <w:keepNext/>
        <w:keepLines w:val="0"/>
        <w:pageBreakBefore w:val="0"/>
        <w:widowControl/>
        <w:kinsoku/>
        <w:wordWrap/>
        <w:overflowPunct/>
        <w:topLinePunct w:val="0"/>
        <w:autoSpaceDE/>
        <w:autoSpaceDN/>
        <w:bidi w:val="0"/>
        <w:adjustRightInd/>
        <w:snapToGrid/>
        <w:spacing w:before="0" w:after="0" w:line="360" w:lineRule="auto"/>
        <w:textAlignment w:val="auto"/>
        <w:rPr>
          <w:rFonts w:hint="eastAsia" w:ascii="Arial" w:hAnsi="Arial" w:eastAsia="黑体"/>
          <w:b/>
          <w:sz w:val="28"/>
          <w:szCs w:val="28"/>
        </w:rPr>
      </w:pPr>
      <w:bookmarkStart w:id="6" w:name="_Toc206574676"/>
      <w:bookmarkStart w:id="7" w:name="_Toc15717"/>
      <w:r>
        <w:rPr>
          <w:rFonts w:hint="eastAsia" w:ascii="Arial" w:hAnsi="Arial" w:eastAsia="黑体"/>
          <w:b/>
          <w:sz w:val="28"/>
          <w:szCs w:val="28"/>
        </w:rPr>
        <w:t>定义、首字母缩写词和缩略语</w:t>
      </w:r>
      <w:bookmarkEnd w:id="6"/>
      <w:bookmarkEnd w:id="7"/>
    </w:p>
    <w:p w14:paraId="68650578">
      <w:pPr>
        <w:pStyle w:val="3"/>
        <w:keepNext w:val="0"/>
        <w:keepLines/>
        <w:pageBreakBefore w:val="0"/>
        <w:widowControl/>
        <w:numPr>
          <w:ilvl w:val="0"/>
          <w:numId w:val="3"/>
        </w:numPr>
        <w:kinsoku/>
        <w:wordWrap/>
        <w:overflowPunct/>
        <w:topLinePunct w:val="0"/>
        <w:autoSpaceDE/>
        <w:autoSpaceDN/>
        <w:bidi w:val="0"/>
        <w:adjustRightInd/>
        <w:snapToGrid/>
        <w:spacing w:before="0" w:after="0" w:line="360" w:lineRule="auto"/>
        <w:ind w:left="0" w:firstLine="480" w:firstLineChars="200"/>
        <w:textAlignment w:val="auto"/>
        <w:rPr>
          <w:rFonts w:ascii="Times New Roman" w:hAnsi="Times New Roman" w:eastAsia="宋体" w:cs="Times New Roman"/>
          <w:sz w:val="24"/>
          <w:szCs w:val="24"/>
        </w:rPr>
      </w:pPr>
      <w:bookmarkStart w:id="8" w:name="_Toc152126717"/>
      <w:bookmarkStart w:id="9" w:name="_Toc206574677"/>
      <w:bookmarkStart w:id="10" w:name="_Toc155777188"/>
      <w:r>
        <w:rPr>
          <w:rFonts w:ascii="Times New Roman" w:hAnsi="Times New Roman" w:eastAsia="宋体" w:cs="Times New Roman"/>
          <w:sz w:val="24"/>
          <w:szCs w:val="24"/>
        </w:rPr>
        <w:t>API：应用程序编程接口，用于系统模块间数据交互与功能调用。</w:t>
      </w:r>
    </w:p>
    <w:p w14:paraId="17D80C86">
      <w:pPr>
        <w:pStyle w:val="3"/>
        <w:keepNext w:val="0"/>
        <w:keepLines/>
        <w:pageBreakBefore w:val="0"/>
        <w:widowControl/>
        <w:numPr>
          <w:ilvl w:val="0"/>
          <w:numId w:val="3"/>
        </w:numPr>
        <w:kinsoku/>
        <w:wordWrap/>
        <w:overflowPunct/>
        <w:topLinePunct w:val="0"/>
        <w:autoSpaceDE/>
        <w:autoSpaceDN/>
        <w:bidi w:val="0"/>
        <w:adjustRightInd/>
        <w:snapToGrid/>
        <w:spacing w:before="0" w:after="0" w:line="360" w:lineRule="auto"/>
        <w:ind w:left="0"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HTTP：超文本传输协议，浏览器与服务器数据通信协议。</w:t>
      </w:r>
    </w:p>
    <w:p w14:paraId="1962DB59">
      <w:pPr>
        <w:pStyle w:val="3"/>
        <w:keepNext w:val="0"/>
        <w:keepLines/>
        <w:pageBreakBefore w:val="0"/>
        <w:widowControl/>
        <w:numPr>
          <w:ilvl w:val="0"/>
          <w:numId w:val="3"/>
        </w:numPr>
        <w:kinsoku/>
        <w:wordWrap/>
        <w:overflowPunct/>
        <w:topLinePunct w:val="0"/>
        <w:autoSpaceDE/>
        <w:autoSpaceDN/>
        <w:bidi w:val="0"/>
        <w:adjustRightInd/>
        <w:snapToGrid/>
        <w:spacing w:before="0" w:after="0" w:line="360" w:lineRule="auto"/>
        <w:ind w:left="0"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HTML：超文本标记语言，前端页面开发基础语言。</w:t>
      </w:r>
    </w:p>
    <w:p w14:paraId="7E6CDC15">
      <w:pPr>
        <w:pStyle w:val="3"/>
        <w:keepNext w:val="0"/>
        <w:keepLines/>
        <w:pageBreakBefore w:val="0"/>
        <w:widowControl/>
        <w:numPr>
          <w:ilvl w:val="0"/>
          <w:numId w:val="3"/>
        </w:numPr>
        <w:kinsoku/>
        <w:wordWrap/>
        <w:overflowPunct/>
        <w:topLinePunct w:val="0"/>
        <w:autoSpaceDE/>
        <w:autoSpaceDN/>
        <w:bidi w:val="0"/>
        <w:adjustRightInd/>
        <w:snapToGrid/>
        <w:spacing w:before="0" w:after="0" w:line="360" w:lineRule="auto"/>
        <w:ind w:left="0"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JDBC：Java 数据库连接，Java 程序操作数据库的标准接口。</w:t>
      </w:r>
    </w:p>
    <w:p w14:paraId="7261DA70">
      <w:pPr>
        <w:pStyle w:val="3"/>
        <w:keepNext w:val="0"/>
        <w:keepLines/>
        <w:pageBreakBefore w:val="0"/>
        <w:widowControl/>
        <w:numPr>
          <w:ilvl w:val="0"/>
          <w:numId w:val="3"/>
        </w:numPr>
        <w:kinsoku/>
        <w:wordWrap/>
        <w:overflowPunct/>
        <w:topLinePunct w:val="0"/>
        <w:autoSpaceDE/>
        <w:autoSpaceDN/>
        <w:bidi w:val="0"/>
        <w:adjustRightInd/>
        <w:snapToGrid/>
        <w:spacing w:before="0" w:after="0" w:line="360" w:lineRule="auto"/>
        <w:ind w:left="0"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RBAC：基于角色的访问控制，本系统权限管理核心模型。</w:t>
      </w:r>
    </w:p>
    <w:p w14:paraId="287853B6">
      <w:pPr>
        <w:pStyle w:val="3"/>
        <w:keepNext w:val="0"/>
        <w:keepLines/>
        <w:pageBreakBefore w:val="0"/>
        <w:widowControl/>
        <w:numPr>
          <w:ilvl w:val="0"/>
          <w:numId w:val="3"/>
        </w:numPr>
        <w:kinsoku/>
        <w:wordWrap/>
        <w:overflowPunct/>
        <w:topLinePunct w:val="0"/>
        <w:autoSpaceDE/>
        <w:autoSpaceDN/>
        <w:bidi w:val="0"/>
        <w:adjustRightInd/>
        <w:snapToGrid/>
        <w:spacing w:before="0" w:after="0" w:line="360" w:lineRule="auto"/>
        <w:ind w:left="0"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ECharts：前端可视化图表组件，用于展示学情数据、统计报表。</w:t>
      </w:r>
    </w:p>
    <w:p w14:paraId="40A175B7">
      <w:pPr>
        <w:pStyle w:val="3"/>
        <w:keepNext w:val="0"/>
        <w:keepLines/>
        <w:pageBreakBefore w:val="0"/>
        <w:widowControl/>
        <w:numPr>
          <w:ilvl w:val="0"/>
          <w:numId w:val="3"/>
        </w:numPr>
        <w:kinsoku/>
        <w:wordWrap/>
        <w:overflowPunct/>
        <w:topLinePunct w:val="0"/>
        <w:autoSpaceDE/>
        <w:autoSpaceDN/>
        <w:bidi w:val="0"/>
        <w:adjustRightInd/>
        <w:snapToGrid/>
        <w:spacing w:before="0" w:after="0" w:line="360" w:lineRule="auto"/>
        <w:ind w:left="0"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Redis：内存数据库，用于缓存统计数据、提升页面访问速度。</w:t>
      </w:r>
    </w:p>
    <w:p w14:paraId="015EFAE7">
      <w:pPr>
        <w:pStyle w:val="4"/>
        <w:keepNext/>
        <w:keepLines w:val="0"/>
        <w:pageBreakBefore w:val="0"/>
        <w:widowControl/>
        <w:kinsoku/>
        <w:wordWrap/>
        <w:overflowPunct/>
        <w:topLinePunct w:val="0"/>
        <w:autoSpaceDE/>
        <w:autoSpaceDN/>
        <w:bidi w:val="0"/>
        <w:adjustRightInd/>
        <w:snapToGrid/>
        <w:spacing w:before="0" w:after="0" w:line="360" w:lineRule="auto"/>
        <w:textAlignment w:val="auto"/>
        <w:rPr>
          <w:rFonts w:hint="eastAsia" w:ascii="Arial" w:hAnsi="Arial" w:eastAsia="黑体"/>
          <w:b/>
          <w:sz w:val="28"/>
          <w:szCs w:val="28"/>
        </w:rPr>
      </w:pPr>
      <w:bookmarkStart w:id="11" w:name="_Toc25942"/>
      <w:r>
        <w:rPr>
          <w:rFonts w:hint="eastAsia" w:ascii="Arial" w:hAnsi="Arial" w:eastAsia="黑体"/>
          <w:b/>
          <w:sz w:val="28"/>
          <w:szCs w:val="28"/>
        </w:rPr>
        <w:t>参考资料</w:t>
      </w:r>
      <w:bookmarkEnd w:id="8"/>
      <w:bookmarkEnd w:id="9"/>
      <w:bookmarkEnd w:id="10"/>
      <w:bookmarkEnd w:id="11"/>
    </w:p>
    <w:p w14:paraId="49780862">
      <w:pPr>
        <w:pStyle w:val="3"/>
        <w:keepNext w:val="0"/>
        <w:keepLines/>
        <w:pageBreakBefore w:val="0"/>
        <w:widowControl/>
        <w:kinsoku/>
        <w:wordWrap/>
        <w:overflowPunct/>
        <w:topLinePunct w:val="0"/>
        <w:autoSpaceDE/>
        <w:autoSpaceDN/>
        <w:bidi w:val="0"/>
        <w:adjustRightInd/>
        <w:snapToGrid/>
        <w:spacing w:before="0" w:after="0" w:line="360" w:lineRule="auto"/>
        <w:ind w:left="0"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《在线教学平台建设技术规范》</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rPr>
        <w:t>《高校线上教学管理系统行业需求标准》</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rPr>
        <w:t>《RBAC权限模型设计与落地指南》</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rPr>
        <w:t>《SpringBoot+Vue前后端分离开发手册》</w:t>
      </w:r>
    </w:p>
    <w:p w14:paraId="6D45EF08">
      <w:pPr>
        <w:pStyle w:val="2"/>
        <w:bidi w:val="0"/>
        <w:rPr>
          <w:rFonts w:hint="eastAsia" w:ascii="Times New Roman" w:hAnsi="Times New Roman" w:eastAsia="黑体"/>
          <w:b/>
          <w:sz w:val="32"/>
          <w:szCs w:val="32"/>
        </w:rPr>
      </w:pPr>
      <w:bookmarkStart w:id="12" w:name="_Toc206574678"/>
      <w:bookmarkStart w:id="13" w:name="_Toc21787"/>
      <w:r>
        <w:rPr>
          <w:rFonts w:hint="eastAsia" w:ascii="Times New Roman" w:hAnsi="Times New Roman" w:eastAsia="黑体"/>
          <w:b/>
          <w:sz w:val="32"/>
          <w:szCs w:val="32"/>
        </w:rPr>
        <w:t>软件总体概述</w:t>
      </w:r>
      <w:bookmarkEnd w:id="12"/>
      <w:bookmarkEnd w:id="13"/>
    </w:p>
    <w:p w14:paraId="175E65A8">
      <w:pPr>
        <w:pStyle w:val="4"/>
        <w:keepNext/>
        <w:keepLines w:val="0"/>
        <w:pageBreakBefore w:val="0"/>
        <w:widowControl/>
        <w:kinsoku/>
        <w:wordWrap/>
        <w:overflowPunct/>
        <w:topLinePunct w:val="0"/>
        <w:autoSpaceDE/>
        <w:autoSpaceDN/>
        <w:bidi w:val="0"/>
        <w:adjustRightInd/>
        <w:snapToGrid/>
        <w:spacing w:before="0" w:after="0" w:line="360" w:lineRule="auto"/>
        <w:textAlignment w:val="auto"/>
        <w:rPr>
          <w:rFonts w:hint="eastAsia" w:ascii="Arial" w:hAnsi="Arial" w:eastAsia="黑体"/>
          <w:b/>
          <w:sz w:val="28"/>
          <w:szCs w:val="28"/>
        </w:rPr>
      </w:pPr>
      <w:bookmarkStart w:id="14" w:name="_Toc206574679"/>
      <w:bookmarkStart w:id="15" w:name="_Toc16050"/>
      <w:r>
        <w:rPr>
          <w:rFonts w:hint="eastAsia" w:ascii="Arial" w:hAnsi="Arial" w:eastAsia="黑体"/>
          <w:b/>
          <w:sz w:val="28"/>
          <w:szCs w:val="28"/>
        </w:rPr>
        <w:t>软件标识</w:t>
      </w:r>
      <w:bookmarkEnd w:id="14"/>
      <w:bookmarkEnd w:id="15"/>
    </w:p>
    <w:p w14:paraId="5A53045E">
      <w:pPr>
        <w:pStyle w:val="3"/>
        <w:keepNext w:val="0"/>
        <w:keepLines/>
        <w:pageBreakBefore w:val="0"/>
        <w:widowControl/>
        <w:kinsoku/>
        <w:wordWrap/>
        <w:overflowPunct/>
        <w:topLinePunct w:val="0"/>
        <w:autoSpaceDE/>
        <w:autoSpaceDN/>
        <w:bidi w:val="0"/>
        <w:adjustRightInd/>
        <w:snapToGrid/>
        <w:spacing w:before="0" w:after="0" w:line="360" w:lineRule="auto"/>
        <w:ind w:left="0"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软件全名称：智能化在线教学支持服务平台管理中心系统</w:t>
      </w:r>
    </w:p>
    <w:p w14:paraId="226D084E">
      <w:pPr>
        <w:pStyle w:val="3"/>
        <w:keepNext w:val="0"/>
        <w:keepLines/>
        <w:pageBreakBefore w:val="0"/>
        <w:widowControl/>
        <w:kinsoku/>
        <w:wordWrap/>
        <w:overflowPunct/>
        <w:topLinePunct w:val="0"/>
        <w:autoSpaceDE/>
        <w:autoSpaceDN/>
        <w:bidi w:val="0"/>
        <w:adjustRightInd/>
        <w:snapToGrid/>
        <w:spacing w:before="0" w:after="0" w:line="360" w:lineRule="auto"/>
        <w:ind w:left="0"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软件</w:t>
      </w:r>
      <w:r>
        <w:rPr>
          <w:rFonts w:hint="eastAsia" w:ascii="Times New Roman" w:hAnsi="Times New Roman" w:cs="Times New Roman"/>
          <w:sz w:val="24"/>
          <w:szCs w:val="24"/>
          <w:lang w:val="en-US" w:eastAsia="zh-CN"/>
        </w:rPr>
        <w:t>简</w:t>
      </w:r>
      <w:r>
        <w:rPr>
          <w:rFonts w:hint="eastAsia" w:ascii="Times New Roman" w:hAnsi="Times New Roman" w:eastAsia="宋体" w:cs="Times New Roman"/>
          <w:sz w:val="24"/>
          <w:szCs w:val="24"/>
        </w:rPr>
        <w:t>称：</w:t>
      </w:r>
      <w:r>
        <w:rPr>
          <w:rFonts w:hint="eastAsia" w:ascii="Times New Roman" w:hAnsi="Times New Roman" w:cs="Times New Roman"/>
          <w:sz w:val="24"/>
          <w:szCs w:val="24"/>
          <w:lang w:val="en-US" w:eastAsia="zh-CN"/>
        </w:rPr>
        <w:t>智能</w:t>
      </w:r>
      <w:r>
        <w:rPr>
          <w:rFonts w:hint="eastAsia" w:ascii="Times New Roman" w:hAnsi="Times New Roman" w:eastAsia="宋体" w:cs="Times New Roman"/>
          <w:sz w:val="24"/>
          <w:szCs w:val="24"/>
        </w:rPr>
        <w:t>在线教学平台</w:t>
      </w:r>
    </w:p>
    <w:p w14:paraId="2785A605">
      <w:pPr>
        <w:pStyle w:val="3"/>
        <w:keepNext w:val="0"/>
        <w:keepLines/>
        <w:pageBreakBefore w:val="0"/>
        <w:widowControl/>
        <w:kinsoku/>
        <w:wordWrap/>
        <w:overflowPunct/>
        <w:topLinePunct w:val="0"/>
        <w:autoSpaceDE/>
        <w:autoSpaceDN/>
        <w:bidi w:val="0"/>
        <w:adjustRightInd/>
        <w:snapToGrid/>
        <w:spacing w:before="0" w:after="0" w:line="360" w:lineRule="auto"/>
        <w:ind w:left="0" w:firstLine="480" w:firstLineChars="200"/>
        <w:textAlignment w:val="auto"/>
        <w:rPr>
          <w:rFonts w:hint="default"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软件缩写：IOTP</w:t>
      </w:r>
    </w:p>
    <w:p w14:paraId="0CB42C40">
      <w:pPr>
        <w:pStyle w:val="3"/>
        <w:keepNext w:val="0"/>
        <w:keepLines/>
        <w:pageBreakBefore w:val="0"/>
        <w:widowControl/>
        <w:kinsoku/>
        <w:wordWrap/>
        <w:overflowPunct/>
        <w:topLinePunct w:val="0"/>
        <w:autoSpaceDE/>
        <w:autoSpaceDN/>
        <w:bidi w:val="0"/>
        <w:adjustRightInd/>
        <w:snapToGrid/>
        <w:spacing w:before="0" w:after="0" w:line="360" w:lineRule="auto"/>
        <w:ind w:left="0" w:firstLine="480" w:firstLineChars="200"/>
        <w:textAlignment w:val="auto"/>
        <w:rPr>
          <w:rFonts w:hint="eastAsia"/>
          <w:sz w:val="21"/>
        </w:rPr>
      </w:pPr>
      <w:r>
        <w:rPr>
          <w:rFonts w:hint="eastAsia" w:ascii="Times New Roman" w:hAnsi="Times New Roman" w:eastAsia="宋体" w:cs="Times New Roman"/>
          <w:sz w:val="24"/>
          <w:szCs w:val="24"/>
        </w:rPr>
        <w:t xml:space="preserve">版本号：1.0 </w:t>
      </w:r>
    </w:p>
    <w:p w14:paraId="321FE638">
      <w:pPr>
        <w:pStyle w:val="4"/>
        <w:keepNext/>
        <w:keepLines w:val="0"/>
        <w:pageBreakBefore w:val="0"/>
        <w:widowControl/>
        <w:kinsoku/>
        <w:wordWrap/>
        <w:overflowPunct/>
        <w:topLinePunct w:val="0"/>
        <w:autoSpaceDE/>
        <w:autoSpaceDN/>
        <w:bidi w:val="0"/>
        <w:adjustRightInd/>
        <w:snapToGrid/>
        <w:spacing w:before="0" w:after="0" w:line="360" w:lineRule="auto"/>
        <w:textAlignment w:val="auto"/>
        <w:rPr>
          <w:rFonts w:hint="eastAsia" w:ascii="Arial" w:hAnsi="Arial" w:eastAsia="黑体"/>
          <w:b/>
          <w:sz w:val="28"/>
          <w:szCs w:val="28"/>
        </w:rPr>
      </w:pPr>
      <w:bookmarkStart w:id="16" w:name="_Toc206574680"/>
      <w:bookmarkStart w:id="17" w:name="_Toc18472"/>
      <w:r>
        <w:rPr>
          <w:rFonts w:hint="eastAsia" w:ascii="Arial" w:hAnsi="Arial" w:eastAsia="黑体"/>
          <w:b/>
          <w:sz w:val="28"/>
          <w:szCs w:val="28"/>
        </w:rPr>
        <w:t>软件描述</w:t>
      </w:r>
      <w:bookmarkEnd w:id="16"/>
      <w:bookmarkEnd w:id="17"/>
    </w:p>
    <w:p w14:paraId="49F6C627">
      <w:pPr>
        <w:pStyle w:val="5"/>
        <w:bidi w:val="0"/>
        <w:rPr>
          <w:rFonts w:hint="eastAsia" w:ascii="Times New Roman" w:hAnsi="Times New Roman"/>
          <w:b/>
          <w:i w:val="0"/>
          <w:sz w:val="24"/>
          <w:szCs w:val="24"/>
        </w:rPr>
      </w:pPr>
      <w:bookmarkStart w:id="18" w:name="_Toc206574681"/>
      <w:bookmarkStart w:id="19" w:name="_Toc17992"/>
      <w:r>
        <w:rPr>
          <w:rFonts w:hint="eastAsia" w:ascii="Times New Roman" w:hAnsi="Times New Roman"/>
          <w:b/>
          <w:i w:val="0"/>
          <w:sz w:val="24"/>
          <w:szCs w:val="24"/>
        </w:rPr>
        <w:t>系统属性</w:t>
      </w:r>
      <w:bookmarkEnd w:id="18"/>
      <w:bookmarkEnd w:id="19"/>
    </w:p>
    <w:p w14:paraId="3CE9E448">
      <w:pPr>
        <w:pStyle w:val="3"/>
        <w:keepNext w:val="0"/>
        <w:keepLines/>
        <w:pageBreakBefore w:val="0"/>
        <w:widowControl/>
        <w:kinsoku/>
        <w:wordWrap/>
        <w:overflowPunct/>
        <w:topLinePunct w:val="0"/>
        <w:autoSpaceDE/>
        <w:autoSpaceDN/>
        <w:bidi w:val="0"/>
        <w:adjustRightInd/>
        <w:snapToGrid/>
        <w:spacing w:before="0" w:after="0" w:line="360" w:lineRule="auto"/>
        <w:ind w:left="0"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本系统B/S架构前后端分离Web应用，基于SpringBoot + Vue技术栈开发，部署于服务器，用户通过浏览器即可访问使用。系统集线上学习、教学管理、内容审核、智能学情分析、系统运维于一体，是面向院校的综合性在线教学管理平台，具备轻量化、易部署、易维护的特点。</w:t>
      </w:r>
    </w:p>
    <w:p w14:paraId="035A5CF5">
      <w:pPr>
        <w:pStyle w:val="5"/>
        <w:bidi w:val="0"/>
        <w:rPr>
          <w:rFonts w:hint="eastAsia" w:ascii="Times New Roman" w:hAnsi="Times New Roman" w:eastAsia="宋体" w:cs="Times New Roman"/>
          <w:b/>
          <w:i w:val="0"/>
          <w:sz w:val="24"/>
          <w:szCs w:val="24"/>
        </w:rPr>
      </w:pPr>
      <w:bookmarkStart w:id="20" w:name="_Toc206574682"/>
      <w:bookmarkStart w:id="21" w:name="_Toc29904"/>
      <w:r>
        <w:rPr>
          <w:rFonts w:hint="eastAsia" w:ascii="Times New Roman" w:hAnsi="Times New Roman" w:eastAsia="宋体" w:cs="Times New Roman"/>
          <w:b/>
          <w:i w:val="0"/>
          <w:sz w:val="24"/>
          <w:szCs w:val="24"/>
        </w:rPr>
        <w:t>开发背景</w:t>
      </w:r>
      <w:bookmarkEnd w:id="20"/>
      <w:bookmarkEnd w:id="21"/>
    </w:p>
    <w:p w14:paraId="7F8AA3EC">
      <w:pPr>
        <w:pStyle w:val="3"/>
        <w:keepNext w:val="0"/>
        <w:keepLines/>
        <w:pageBreakBefore w:val="0"/>
        <w:widowControl/>
        <w:kinsoku/>
        <w:wordWrap/>
        <w:overflowPunct/>
        <w:topLinePunct w:val="0"/>
        <w:autoSpaceDE/>
        <w:autoSpaceDN/>
        <w:bidi w:val="0"/>
        <w:adjustRightInd/>
        <w:snapToGrid/>
        <w:spacing w:before="0" w:after="0" w:line="360" w:lineRule="auto"/>
        <w:ind w:left="0"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传统线下教学管理模式存在教学进度难监控、学习情况难统计、教学资源共享不便等问题。为发挥线上教学优势，实现教学过程监测、学情智能分析、学业水平诊断，搭建统一的教学管理平台，打通学生学习、教师授课、管理员管控全链路，因此开发本智能化在线教学支持服务平台。</w:t>
      </w:r>
    </w:p>
    <w:p w14:paraId="713E6D9D">
      <w:pPr>
        <w:pStyle w:val="5"/>
        <w:bidi w:val="0"/>
        <w:rPr>
          <w:rFonts w:hint="eastAsia" w:ascii="Times New Roman" w:hAnsi="Times New Roman" w:eastAsia="宋体" w:cs="Times New Roman"/>
          <w:b/>
          <w:i w:val="0"/>
          <w:sz w:val="24"/>
          <w:szCs w:val="24"/>
        </w:rPr>
      </w:pPr>
      <w:bookmarkStart w:id="22" w:name="_Toc206574683"/>
      <w:bookmarkStart w:id="23" w:name="_Toc17718"/>
      <w:r>
        <w:rPr>
          <w:rFonts w:hint="eastAsia" w:ascii="Times New Roman" w:hAnsi="Times New Roman" w:eastAsia="宋体" w:cs="Times New Roman"/>
          <w:b/>
          <w:i w:val="0"/>
          <w:sz w:val="24"/>
          <w:szCs w:val="24"/>
        </w:rPr>
        <w:t>软件功能</w:t>
      </w:r>
      <w:bookmarkEnd w:id="22"/>
      <w:bookmarkEnd w:id="23"/>
    </w:p>
    <w:p w14:paraId="268CDEE5">
      <w:pPr>
        <w:pStyle w:val="3"/>
        <w:keepNext w:val="0"/>
        <w:keepLines/>
        <w:pageBreakBefore w:val="0"/>
        <w:widowControl/>
        <w:kinsoku/>
        <w:wordWrap/>
        <w:overflowPunct/>
        <w:topLinePunct w:val="0"/>
        <w:autoSpaceDE/>
        <w:autoSpaceDN/>
        <w:bidi w:val="0"/>
        <w:adjustRightInd/>
        <w:snapToGrid/>
        <w:spacing w:before="0" w:after="0" w:line="360" w:lineRule="auto"/>
        <w:ind w:left="0"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本系统整体功能分层拆解如</w:t>
      </w:r>
      <w:r>
        <w:rPr>
          <w:rFonts w:hint="eastAsia" w:ascii="Times New Roman" w:hAnsi="Times New Roman" w:cs="Times New Roman"/>
          <w:sz w:val="24"/>
          <w:szCs w:val="24"/>
          <w:lang w:val="en-US" w:eastAsia="zh-CN"/>
        </w:rPr>
        <w:fldChar w:fldCharType="begin"/>
      </w:r>
      <w:r>
        <w:instrText xml:space="preserve"> REF _Ref14618 \h  \* MERGEFORMAT</w:instrText>
      </w:r>
      <w:r>
        <w:rPr>
          <w:rFonts w:hint="eastAsia" w:ascii="Times New Roman" w:hAnsi="Times New Roman" w:cs="Times New Roman"/>
          <w:sz w:val="24"/>
          <w:szCs w:val="24"/>
          <w:lang w:val="en-US" w:eastAsia="zh-CN"/>
        </w:rPr>
        <w:fldChar w:fldCharType="separate"/>
      </w:r>
      <w:r>
        <w:rPr>
          <w:rFonts w:hint="eastAsia" w:ascii="Times New Roman" w:hAnsi="Times New Roman" w:cs="Times New Roman"/>
          <w:sz w:val="24"/>
          <w:szCs w:val="24"/>
          <w:lang w:val="en-US" w:eastAsia="zh-CN"/>
        </w:rPr>
        <w:t>图1</w:t>
      </w:r>
      <w:r>
        <w:rPr>
          <w:rFonts w:hint="eastAsia" w:ascii="Times New Roman" w:hAnsi="Times New Roman" w:cs="Times New Roman"/>
          <w:sz w:val="24"/>
          <w:szCs w:val="24"/>
          <w:lang w:val="en-US" w:eastAsia="zh-CN"/>
        </w:rPr>
        <w:fldChar w:fldCharType="end"/>
      </w:r>
      <w:r>
        <w:rPr>
          <w:rFonts w:hint="eastAsia" w:ascii="Times New Roman" w:hAnsi="Times New Roman" w:cs="Times New Roman"/>
          <w:sz w:val="24"/>
          <w:szCs w:val="24"/>
          <w:lang w:val="en-US" w:eastAsia="zh-CN"/>
        </w:rPr>
        <w:t>所示，自上而下分为总系统、六大一级业务模块、细分基础功能单元，完整覆盖学生、教师、管理员三类用户全部业务需求，各模块核心功能如下：</w:t>
      </w:r>
    </w:p>
    <w:p w14:paraId="01A5656E">
      <w:pPr>
        <w:pStyle w:val="3"/>
        <w:keepNext w:val="0"/>
        <w:keepLines/>
        <w:pageBreakBefore w:val="0"/>
        <w:widowControl/>
        <w:numPr>
          <w:ilvl w:val="0"/>
          <w:numId w:val="4"/>
        </w:numPr>
        <w:kinsoku/>
        <w:wordWrap/>
        <w:overflowPunct/>
        <w:topLinePunct w:val="0"/>
        <w:autoSpaceDE/>
        <w:autoSpaceDN/>
        <w:bidi w:val="0"/>
        <w:adjustRightInd/>
        <w:snapToGrid/>
        <w:spacing w:before="0" w:after="0" w:line="360" w:lineRule="auto"/>
        <w:ind w:left="0"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学生在线学习模块：面向学生用户，提供课程学习、实训作业提交、个人成绩查看、学情诊断分析功能，支撑学生线上完整学习流程；</w:t>
      </w:r>
    </w:p>
    <w:p w14:paraId="1ACD1B5D">
      <w:pPr>
        <w:pStyle w:val="3"/>
        <w:keepNext w:val="0"/>
        <w:keepLines/>
        <w:pageBreakBefore w:val="0"/>
        <w:widowControl/>
        <w:numPr>
          <w:ilvl w:val="0"/>
          <w:numId w:val="4"/>
        </w:numPr>
        <w:kinsoku/>
        <w:wordWrap/>
        <w:overflowPunct/>
        <w:topLinePunct w:val="0"/>
        <w:autoSpaceDE/>
        <w:autoSpaceDN/>
        <w:bidi w:val="0"/>
        <w:adjustRightInd/>
        <w:snapToGrid/>
        <w:spacing w:before="0" w:after="0" w:line="360" w:lineRule="auto"/>
        <w:ind w:left="0"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教师教学管理模块：面向教师用户，包含课程计划搭建、实训布置与报告批阅、教学资源上传、班级通知发布功能，满足教师日常教学管理工作；</w:t>
      </w:r>
    </w:p>
    <w:p w14:paraId="69C02DC8">
      <w:pPr>
        <w:pStyle w:val="3"/>
        <w:keepNext w:val="0"/>
        <w:keepLines/>
        <w:pageBreakBefore w:val="0"/>
        <w:widowControl/>
        <w:numPr>
          <w:ilvl w:val="0"/>
          <w:numId w:val="4"/>
        </w:numPr>
        <w:kinsoku/>
        <w:wordWrap/>
        <w:overflowPunct/>
        <w:topLinePunct w:val="0"/>
        <w:autoSpaceDE/>
        <w:autoSpaceDN/>
        <w:bidi w:val="0"/>
        <w:adjustRightInd/>
        <w:snapToGrid/>
        <w:spacing w:before="0" w:after="0" w:line="360" w:lineRule="auto"/>
        <w:ind w:left="0"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管理员审核运维模块：面向系统管理员，涵盖账号管理、课程/资源内容审核、系统参数配置、全局学情监控，负责平台账号管控、内容合规校验与系统运维；</w:t>
      </w:r>
    </w:p>
    <w:p w14:paraId="6677B2FD">
      <w:pPr>
        <w:pStyle w:val="3"/>
        <w:keepNext w:val="0"/>
        <w:keepLines/>
        <w:pageBreakBefore w:val="0"/>
        <w:widowControl/>
        <w:numPr>
          <w:ilvl w:val="0"/>
          <w:numId w:val="4"/>
        </w:numPr>
        <w:kinsoku/>
        <w:wordWrap/>
        <w:overflowPunct/>
        <w:topLinePunct w:val="0"/>
        <w:autoSpaceDE/>
        <w:autoSpaceDN/>
        <w:bidi w:val="0"/>
        <w:adjustRightInd/>
        <w:snapToGrid/>
        <w:spacing w:before="0" w:after="0" w:line="360" w:lineRule="auto"/>
        <w:ind w:left="0"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教学资源库模块：统一存储各类教学素材，提供素材上传存储、资源分类检索下载能力，为师生提供教学资料共享渠道；</w:t>
      </w:r>
    </w:p>
    <w:p w14:paraId="19C35268">
      <w:pPr>
        <w:pStyle w:val="3"/>
        <w:keepNext w:val="0"/>
        <w:keepLines/>
        <w:pageBreakBefore w:val="0"/>
        <w:widowControl/>
        <w:numPr>
          <w:ilvl w:val="0"/>
          <w:numId w:val="4"/>
        </w:numPr>
        <w:kinsoku/>
        <w:wordWrap/>
        <w:overflowPunct/>
        <w:topLinePunct w:val="0"/>
        <w:autoSpaceDE/>
        <w:autoSpaceDN/>
        <w:bidi w:val="0"/>
        <w:adjustRightInd/>
        <w:snapToGrid/>
        <w:spacing w:before="0" w:after="0" w:line="360" w:lineRule="auto"/>
        <w:ind w:left="0"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学情数据分析模块：实现多维度学习数据统计，包含个人学情分析、班级学习统计、成绩可视化报表生成，直观展示学习效果；</w:t>
      </w:r>
    </w:p>
    <w:p w14:paraId="57165702">
      <w:pPr>
        <w:pStyle w:val="3"/>
        <w:keepNext w:val="0"/>
        <w:keepLines/>
        <w:pageBreakBefore w:val="0"/>
        <w:widowControl/>
        <w:numPr>
          <w:ilvl w:val="0"/>
          <w:numId w:val="4"/>
        </w:numPr>
        <w:kinsoku/>
        <w:wordWrap/>
        <w:overflowPunct/>
        <w:topLinePunct w:val="0"/>
        <w:autoSpaceDE/>
        <w:autoSpaceDN/>
        <w:bidi w:val="0"/>
        <w:adjustRightInd/>
        <w:snapToGrid/>
        <w:spacing w:before="0" w:after="0" w:line="360" w:lineRule="auto"/>
        <w:ind w:left="0"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系统公共基础模块：为全平台通用支撑功能，包含统一登录、密码加密存储、权限校验、Git版本管理，保障系统安全、权限隔离与项目代码文档版本追溯。</w:t>
      </w:r>
    </w:p>
    <w:p w14:paraId="700DAEFD">
      <w:pPr>
        <w:pStyle w:val="3"/>
        <w:keepNext w:val="0"/>
        <w:keepLines/>
        <w:pageBreakBefore w:val="0"/>
        <w:widowControl/>
        <w:numPr>
          <w:numId w:val="0"/>
        </w:numPr>
        <w:kinsoku/>
        <w:wordWrap/>
        <w:overflowPunct/>
        <w:topLinePunct w:val="0"/>
        <w:autoSpaceDE/>
        <w:autoSpaceDN/>
        <w:bidi w:val="0"/>
        <w:adjustRightInd/>
        <w:snapToGrid/>
        <w:spacing w:before="0" w:after="0" w:line="360" w:lineRule="auto"/>
        <w:textAlignment w:val="auto"/>
      </w:pPr>
      <w:r>
        <w:drawing>
          <wp:inline distT="0" distB="0" distL="114300" distR="114300">
            <wp:extent cx="5267960" cy="2199005"/>
            <wp:effectExtent l="0" t="0" r="8890" b="127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7"/>
                    <a:stretch>
                      <a:fillRect/>
                    </a:stretch>
                  </pic:blipFill>
                  <pic:spPr>
                    <a:xfrm>
                      <a:off x="0" y="0"/>
                      <a:ext cx="5267960" cy="2199005"/>
                    </a:xfrm>
                    <a:prstGeom prst="rect">
                      <a:avLst/>
                    </a:prstGeom>
                    <a:noFill/>
                    <a:ln>
                      <a:noFill/>
                    </a:ln>
                  </pic:spPr>
                </pic:pic>
              </a:graphicData>
            </a:graphic>
          </wp:inline>
        </w:drawing>
      </w:r>
    </w:p>
    <w:p w14:paraId="53CC695D">
      <w:pPr>
        <w:pStyle w:val="14"/>
        <w:spacing w:line="360" w:lineRule="auto"/>
        <w:jc w:val="center"/>
        <w:rPr>
          <w:rFonts w:hint="eastAsia" w:ascii="Times New Roman" w:hAnsi="Times New Roman" w:eastAsia="黑体"/>
          <w:i w:val="0"/>
          <w:lang w:val="en-US" w:eastAsia="zh-CN"/>
        </w:rPr>
      </w:pPr>
      <w:bookmarkStart w:id="24" w:name="_Ref14618"/>
      <w:r>
        <w:rPr>
          <w:rFonts w:ascii="Times New Roman" w:hAnsi="Times New Roman" w:eastAsia="黑体"/>
          <w:i w:val="0"/>
        </w:rPr>
        <w:t xml:space="preserve">图 </w:t>
      </w:r>
      <w:r>
        <w:rPr>
          <w:rFonts w:ascii="Times New Roman" w:hAnsi="Times New Roman" w:eastAsia="黑体"/>
          <w:i w:val="0"/>
        </w:rPr>
        <w:fldChar w:fldCharType="begin"/>
      </w:r>
      <w:r>
        <w:rPr>
          <w:rFonts w:ascii="Times New Roman" w:hAnsi="Times New Roman" w:eastAsia="黑体"/>
          <w:i w:val="0"/>
        </w:rPr>
        <w:instrText xml:space="preserve"> SEQ 图 \* ARABIC </w:instrText>
      </w:r>
      <w:r>
        <w:rPr>
          <w:rFonts w:ascii="Times New Roman" w:hAnsi="Times New Roman" w:eastAsia="黑体"/>
          <w:i w:val="0"/>
        </w:rPr>
        <w:fldChar w:fldCharType="separate"/>
      </w:r>
      <w:r>
        <w:rPr>
          <w:rFonts w:ascii="Times New Roman" w:hAnsi="Times New Roman" w:eastAsia="黑体"/>
          <w:i w:val="0"/>
        </w:rPr>
        <w:t>1</w:t>
      </w:r>
      <w:r>
        <w:rPr>
          <w:rFonts w:ascii="Times New Roman" w:hAnsi="Times New Roman" w:eastAsia="黑体"/>
          <w:i w:val="0"/>
        </w:rPr>
        <w:fldChar w:fldCharType="end"/>
      </w:r>
      <w:bookmarkEnd w:id="24"/>
      <w:r>
        <w:rPr>
          <w:rFonts w:hint="eastAsia" w:ascii="Times New Roman" w:hAnsi="Times New Roman" w:eastAsia="黑体"/>
          <w:i w:val="0"/>
          <w:lang w:val="en-US" w:eastAsia="zh-CN"/>
        </w:rPr>
        <w:t xml:space="preserve"> 系统功能模块分解图</w:t>
      </w:r>
    </w:p>
    <w:p w14:paraId="00377619">
      <w:pPr>
        <w:pStyle w:val="4"/>
        <w:keepNext/>
        <w:keepLines w:val="0"/>
        <w:pageBreakBefore w:val="0"/>
        <w:widowControl/>
        <w:kinsoku/>
        <w:wordWrap/>
        <w:overflowPunct/>
        <w:topLinePunct w:val="0"/>
        <w:autoSpaceDE/>
        <w:autoSpaceDN/>
        <w:bidi w:val="0"/>
        <w:adjustRightInd/>
        <w:snapToGrid/>
        <w:spacing w:before="0" w:after="0" w:line="360" w:lineRule="auto"/>
        <w:textAlignment w:val="auto"/>
        <w:rPr>
          <w:rFonts w:hint="eastAsia" w:ascii="Arial" w:hAnsi="Arial" w:eastAsia="黑体"/>
          <w:b/>
          <w:sz w:val="28"/>
          <w:szCs w:val="28"/>
        </w:rPr>
      </w:pPr>
      <w:bookmarkStart w:id="25" w:name="_Toc206574684"/>
      <w:bookmarkStart w:id="26" w:name="_Toc31737"/>
      <w:r>
        <w:rPr>
          <w:rFonts w:hint="eastAsia" w:ascii="Arial" w:hAnsi="Arial" w:eastAsia="黑体"/>
          <w:b/>
          <w:sz w:val="28"/>
          <w:szCs w:val="28"/>
        </w:rPr>
        <w:t>用户的特点</w:t>
      </w:r>
      <w:bookmarkEnd w:id="25"/>
      <w:bookmarkEnd w:id="26"/>
    </w:p>
    <w:p w14:paraId="1594B346">
      <w:pPr>
        <w:pStyle w:val="3"/>
        <w:keepNext w:val="0"/>
        <w:keepLines/>
        <w:pageBreakBefore w:val="0"/>
        <w:widowControl/>
        <w:numPr>
          <w:ilvl w:val="0"/>
          <w:numId w:val="5"/>
        </w:numPr>
        <w:kinsoku/>
        <w:wordWrap/>
        <w:overflowPunct/>
        <w:topLinePunct w:val="0"/>
        <w:autoSpaceDE/>
        <w:autoSpaceDN/>
        <w:bidi w:val="0"/>
        <w:adjustRightInd/>
        <w:snapToGrid/>
        <w:spacing w:before="0" w:after="0" w:line="360" w:lineRule="auto"/>
        <w:ind w:left="0"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学生用户：主要使用学习、作业提交、资料下载、学情查看功能，操作偏向简单浏览、提交类操作，对界面简洁度要求高，无后台管理操作权限。</w:t>
      </w:r>
    </w:p>
    <w:p w14:paraId="1C6ECA21">
      <w:pPr>
        <w:pStyle w:val="3"/>
        <w:keepNext w:val="0"/>
        <w:keepLines/>
        <w:pageBreakBefore w:val="0"/>
        <w:widowControl/>
        <w:numPr>
          <w:ilvl w:val="0"/>
          <w:numId w:val="5"/>
        </w:numPr>
        <w:kinsoku/>
        <w:wordWrap/>
        <w:overflowPunct/>
        <w:topLinePunct w:val="0"/>
        <w:autoSpaceDE/>
        <w:autoSpaceDN/>
        <w:bidi w:val="0"/>
        <w:adjustRightInd/>
        <w:snapToGrid/>
        <w:spacing w:before="0" w:after="0" w:line="360" w:lineRule="auto"/>
        <w:ind w:left="0"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教师用户：负责课程、实训、资源的发布与批改，需要使用教学管理、班级学情统计功能，具备基础电脑操作能力，侧重教学业务操作。</w:t>
      </w:r>
    </w:p>
    <w:p w14:paraId="4F2A41F5">
      <w:pPr>
        <w:pStyle w:val="3"/>
        <w:keepNext w:val="0"/>
        <w:keepLines/>
        <w:pageBreakBefore w:val="0"/>
        <w:widowControl/>
        <w:numPr>
          <w:ilvl w:val="0"/>
          <w:numId w:val="5"/>
        </w:numPr>
        <w:kinsoku/>
        <w:wordWrap/>
        <w:overflowPunct/>
        <w:topLinePunct w:val="0"/>
        <w:autoSpaceDE/>
        <w:autoSpaceDN/>
        <w:bidi w:val="0"/>
        <w:adjustRightInd/>
        <w:snapToGrid/>
        <w:spacing w:before="0" w:after="0" w:line="360" w:lineRule="auto"/>
        <w:ind w:left="0"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管理员用户：负责账号管理、内容审核、系统配置、全局数据监控，为平台运维及管控人员，熟悉基础系统管理操作，侧重审核、配置、统计类工作。</w:t>
      </w:r>
    </w:p>
    <w:p w14:paraId="35F26450">
      <w:pPr>
        <w:pStyle w:val="4"/>
        <w:keepNext/>
        <w:keepLines w:val="0"/>
        <w:pageBreakBefore w:val="0"/>
        <w:widowControl/>
        <w:kinsoku/>
        <w:wordWrap/>
        <w:overflowPunct/>
        <w:topLinePunct w:val="0"/>
        <w:autoSpaceDE/>
        <w:autoSpaceDN/>
        <w:bidi w:val="0"/>
        <w:adjustRightInd/>
        <w:snapToGrid/>
        <w:spacing w:before="0" w:after="0" w:line="360" w:lineRule="auto"/>
        <w:textAlignment w:val="auto"/>
        <w:rPr>
          <w:rFonts w:hint="eastAsia" w:ascii="Arial" w:hAnsi="Arial" w:eastAsia="黑体"/>
          <w:b/>
          <w:sz w:val="28"/>
          <w:szCs w:val="28"/>
        </w:rPr>
      </w:pPr>
      <w:bookmarkStart w:id="27" w:name="_Toc206574685"/>
      <w:bookmarkStart w:id="28" w:name="_Toc27647"/>
      <w:r>
        <w:rPr>
          <w:rFonts w:hint="eastAsia" w:ascii="Arial" w:hAnsi="Arial" w:eastAsia="黑体"/>
          <w:b/>
          <w:sz w:val="28"/>
          <w:szCs w:val="28"/>
        </w:rPr>
        <w:t>限制与约束</w:t>
      </w:r>
      <w:bookmarkEnd w:id="27"/>
      <w:bookmarkEnd w:id="28"/>
      <w:r>
        <w:rPr>
          <w:rFonts w:hint="eastAsia" w:ascii="Arial" w:hAnsi="Arial" w:eastAsia="黑体"/>
          <w:b/>
          <w:sz w:val="28"/>
          <w:szCs w:val="28"/>
        </w:rPr>
        <w:t xml:space="preserve"> </w:t>
      </w:r>
    </w:p>
    <w:p w14:paraId="6F9CE63D">
      <w:pPr>
        <w:pStyle w:val="5"/>
        <w:bidi w:val="0"/>
        <w:ind w:left="0" w:leftChars="0" w:firstLine="0" w:firstLineChars="0"/>
        <w:rPr>
          <w:rFonts w:hint="eastAsia"/>
          <w:b/>
          <w:i w:val="0"/>
          <w:sz w:val="24"/>
          <w:szCs w:val="24"/>
        </w:rPr>
      </w:pPr>
      <w:bookmarkStart w:id="29" w:name="_Toc31340"/>
      <w:r>
        <w:rPr>
          <w:rFonts w:hint="eastAsia"/>
          <w:b/>
          <w:i w:val="0"/>
          <w:sz w:val="24"/>
          <w:szCs w:val="24"/>
          <w:lang w:val="en-US" w:eastAsia="zh-CN"/>
        </w:rPr>
        <w:t>运行环境</w:t>
      </w:r>
      <w:r>
        <w:rPr>
          <w:rFonts w:hint="eastAsia"/>
          <w:b/>
          <w:i w:val="0"/>
          <w:sz w:val="24"/>
          <w:szCs w:val="24"/>
        </w:rPr>
        <w:t>约束</w:t>
      </w:r>
      <w:bookmarkEnd w:id="29"/>
      <w:r>
        <w:rPr>
          <w:rFonts w:hint="eastAsia"/>
          <w:b/>
          <w:i w:val="0"/>
          <w:sz w:val="24"/>
          <w:szCs w:val="24"/>
        </w:rPr>
        <w:t xml:space="preserve"> </w:t>
      </w:r>
    </w:p>
    <w:p w14:paraId="6878A14E">
      <w:pPr>
        <w:keepNext w:val="0"/>
        <w:keepLines w:val="0"/>
        <w:pageBreakBefore w:val="0"/>
        <w:widowControl/>
        <w:numPr>
          <w:ilvl w:val="0"/>
          <w:numId w:val="6"/>
        </w:numPr>
        <w:kinsoku/>
        <w:wordWrap/>
        <w:overflowPunct/>
        <w:topLinePunct w:val="0"/>
        <w:autoSpaceDE/>
        <w:autoSpaceDN/>
        <w:bidi w:val="0"/>
        <w:adjustRightInd/>
        <w:snapToGrid/>
        <w:spacing w:line="360" w:lineRule="auto"/>
        <w:textAlignment w:val="auto"/>
        <w:rPr>
          <w:rFonts w:hint="eastAsia" w:ascii="Times New Roman" w:hAnsi="Times New Roman"/>
          <w:sz w:val="24"/>
          <w:szCs w:val="24"/>
          <w:lang w:val="en-US" w:eastAsia="zh-CN"/>
        </w:rPr>
      </w:pPr>
      <w:r>
        <w:rPr>
          <w:rFonts w:hint="eastAsia" w:ascii="Times New Roman" w:hAnsi="Times New Roman"/>
          <w:sz w:val="24"/>
          <w:szCs w:val="24"/>
          <w:lang w:val="en-US" w:eastAsia="zh-CN"/>
        </w:rPr>
        <w:t>服务器环境</w:t>
      </w:r>
    </w:p>
    <w:p w14:paraId="33A064B7">
      <w:pPr>
        <w:keepNext w:val="0"/>
        <w:keepLines w:val="0"/>
        <w:pageBreakBefore w:val="0"/>
        <w:widowControl/>
        <w:numPr>
          <w:ilvl w:val="0"/>
          <w:numId w:val="7"/>
        </w:numPr>
        <w:kinsoku/>
        <w:wordWrap/>
        <w:overflowPunct/>
        <w:topLinePunct w:val="0"/>
        <w:autoSpaceDE/>
        <w:autoSpaceDN/>
        <w:bidi w:val="0"/>
        <w:adjustRightInd/>
        <w:snapToGrid/>
        <w:spacing w:line="360" w:lineRule="auto"/>
        <w:ind w:left="420" w:leftChars="0" w:hanging="420" w:firstLineChars="0"/>
        <w:textAlignment w:val="auto"/>
        <w:rPr>
          <w:rFonts w:hint="eastAsia" w:ascii="Times New Roman" w:hAnsi="Times New Roman"/>
          <w:sz w:val="24"/>
          <w:szCs w:val="24"/>
          <w:lang w:val="en-US" w:eastAsia="zh-CN"/>
        </w:rPr>
      </w:pPr>
      <w:r>
        <w:rPr>
          <w:rFonts w:hint="eastAsia" w:ascii="Times New Roman" w:hAnsi="Times New Roman"/>
          <w:sz w:val="24"/>
          <w:szCs w:val="24"/>
          <w:lang w:val="en-US" w:eastAsia="zh-CN"/>
        </w:rPr>
        <w:t>操作系统：Windows 11</w:t>
      </w:r>
    </w:p>
    <w:p w14:paraId="69C4ED10">
      <w:pPr>
        <w:keepNext w:val="0"/>
        <w:keepLines w:val="0"/>
        <w:pageBreakBefore w:val="0"/>
        <w:widowControl/>
        <w:numPr>
          <w:ilvl w:val="0"/>
          <w:numId w:val="7"/>
        </w:numPr>
        <w:kinsoku/>
        <w:wordWrap/>
        <w:overflowPunct/>
        <w:topLinePunct w:val="0"/>
        <w:autoSpaceDE/>
        <w:autoSpaceDN/>
        <w:bidi w:val="0"/>
        <w:adjustRightInd/>
        <w:snapToGrid/>
        <w:spacing w:line="360" w:lineRule="auto"/>
        <w:ind w:left="420" w:leftChars="0" w:hanging="420" w:firstLineChars="0"/>
        <w:textAlignment w:val="auto"/>
        <w:rPr>
          <w:rFonts w:hint="eastAsia" w:ascii="Times New Roman" w:hAnsi="Times New Roman"/>
          <w:sz w:val="24"/>
          <w:szCs w:val="24"/>
          <w:lang w:val="en-US" w:eastAsia="zh-CN"/>
        </w:rPr>
      </w:pPr>
      <w:r>
        <w:rPr>
          <w:rFonts w:hint="eastAsia" w:ascii="Times New Roman" w:hAnsi="Times New Roman"/>
          <w:sz w:val="24"/>
          <w:szCs w:val="24"/>
          <w:lang w:val="en-US" w:eastAsia="zh-CN"/>
        </w:rPr>
        <w:t>数据库：MySQL 8.0 及以上</w:t>
      </w:r>
    </w:p>
    <w:p w14:paraId="323BFA6B">
      <w:pPr>
        <w:keepNext w:val="0"/>
        <w:keepLines w:val="0"/>
        <w:pageBreakBefore w:val="0"/>
        <w:widowControl/>
        <w:numPr>
          <w:ilvl w:val="0"/>
          <w:numId w:val="7"/>
        </w:numPr>
        <w:kinsoku/>
        <w:wordWrap/>
        <w:overflowPunct/>
        <w:topLinePunct w:val="0"/>
        <w:autoSpaceDE/>
        <w:autoSpaceDN/>
        <w:bidi w:val="0"/>
        <w:adjustRightInd/>
        <w:snapToGrid/>
        <w:spacing w:line="360" w:lineRule="auto"/>
        <w:ind w:left="420" w:leftChars="0" w:hanging="420" w:firstLineChars="0"/>
        <w:textAlignment w:val="auto"/>
        <w:rPr>
          <w:rFonts w:hint="eastAsia" w:ascii="Times New Roman" w:hAnsi="Times New Roman"/>
          <w:sz w:val="24"/>
          <w:szCs w:val="24"/>
          <w:lang w:val="en-US" w:eastAsia="zh-CN"/>
        </w:rPr>
      </w:pPr>
      <w:r>
        <w:rPr>
          <w:rFonts w:hint="eastAsia" w:ascii="Times New Roman" w:hAnsi="Times New Roman"/>
          <w:sz w:val="24"/>
          <w:szCs w:val="24"/>
          <w:lang w:val="en-US" w:eastAsia="zh-CN"/>
        </w:rPr>
        <w:t>运行环境：JDK 1.8、Node.js 16+</w:t>
      </w:r>
    </w:p>
    <w:p w14:paraId="21AF3B40">
      <w:pPr>
        <w:keepNext w:val="0"/>
        <w:keepLines w:val="0"/>
        <w:pageBreakBefore w:val="0"/>
        <w:widowControl/>
        <w:numPr>
          <w:ilvl w:val="0"/>
          <w:numId w:val="7"/>
        </w:numPr>
        <w:kinsoku/>
        <w:wordWrap/>
        <w:overflowPunct/>
        <w:topLinePunct w:val="0"/>
        <w:autoSpaceDE/>
        <w:autoSpaceDN/>
        <w:bidi w:val="0"/>
        <w:adjustRightInd/>
        <w:snapToGrid/>
        <w:spacing w:line="360" w:lineRule="auto"/>
        <w:ind w:left="420" w:leftChars="0" w:hanging="420" w:firstLineChars="0"/>
        <w:textAlignment w:val="auto"/>
        <w:rPr>
          <w:rFonts w:hint="eastAsia" w:ascii="Times New Roman" w:hAnsi="Times New Roman"/>
          <w:sz w:val="24"/>
          <w:szCs w:val="24"/>
          <w:lang w:val="en-US" w:eastAsia="zh-CN"/>
        </w:rPr>
      </w:pPr>
      <w:r>
        <w:rPr>
          <w:rFonts w:hint="eastAsia" w:ascii="Times New Roman" w:hAnsi="Times New Roman"/>
          <w:sz w:val="24"/>
          <w:szCs w:val="24"/>
          <w:lang w:val="en-US" w:eastAsia="zh-CN"/>
        </w:rPr>
        <w:t>中间件：Redis 6.0+</w:t>
      </w:r>
    </w:p>
    <w:p w14:paraId="5E682AC1">
      <w:pPr>
        <w:keepNext w:val="0"/>
        <w:keepLines w:val="0"/>
        <w:pageBreakBefore w:val="0"/>
        <w:widowControl/>
        <w:numPr>
          <w:ilvl w:val="0"/>
          <w:numId w:val="7"/>
        </w:numPr>
        <w:kinsoku/>
        <w:wordWrap/>
        <w:overflowPunct/>
        <w:topLinePunct w:val="0"/>
        <w:autoSpaceDE/>
        <w:autoSpaceDN/>
        <w:bidi w:val="0"/>
        <w:adjustRightInd/>
        <w:snapToGrid/>
        <w:spacing w:line="360" w:lineRule="auto"/>
        <w:ind w:left="420" w:leftChars="0" w:hanging="420" w:firstLineChars="0"/>
        <w:textAlignment w:val="auto"/>
        <w:rPr>
          <w:rFonts w:hint="eastAsia" w:ascii="Times New Roman" w:hAnsi="Times New Roman"/>
          <w:sz w:val="24"/>
          <w:szCs w:val="24"/>
          <w:lang w:val="en-US" w:eastAsia="zh-CN"/>
        </w:rPr>
      </w:pPr>
      <w:r>
        <w:rPr>
          <w:rFonts w:hint="eastAsia" w:ascii="Times New Roman" w:hAnsi="Times New Roman"/>
          <w:sz w:val="24"/>
          <w:szCs w:val="24"/>
          <w:lang w:val="en-US" w:eastAsia="zh-CN"/>
        </w:rPr>
        <w:t>前端框架：Vue3、Element Plus</w:t>
      </w:r>
    </w:p>
    <w:p w14:paraId="11C7CFE4">
      <w:pPr>
        <w:keepNext w:val="0"/>
        <w:keepLines w:val="0"/>
        <w:pageBreakBefore w:val="0"/>
        <w:widowControl/>
        <w:numPr>
          <w:ilvl w:val="0"/>
          <w:numId w:val="7"/>
        </w:numPr>
        <w:kinsoku/>
        <w:wordWrap/>
        <w:overflowPunct/>
        <w:topLinePunct w:val="0"/>
        <w:autoSpaceDE/>
        <w:autoSpaceDN/>
        <w:bidi w:val="0"/>
        <w:adjustRightInd/>
        <w:snapToGrid/>
        <w:spacing w:line="360" w:lineRule="auto"/>
        <w:ind w:left="420" w:leftChars="0" w:hanging="420" w:firstLineChars="0"/>
        <w:textAlignment w:val="auto"/>
        <w:rPr>
          <w:rFonts w:hint="eastAsia" w:ascii="Times New Roman" w:hAnsi="Times New Roman"/>
          <w:sz w:val="24"/>
          <w:szCs w:val="24"/>
          <w:lang w:val="en-US" w:eastAsia="zh-CN"/>
        </w:rPr>
      </w:pPr>
      <w:r>
        <w:rPr>
          <w:rFonts w:hint="eastAsia" w:ascii="Times New Roman" w:hAnsi="Times New Roman"/>
          <w:sz w:val="24"/>
          <w:szCs w:val="24"/>
          <w:lang w:val="en-US" w:eastAsia="zh-CN"/>
        </w:rPr>
        <w:t>后端核心技术栈：SpringBoot</w:t>
      </w:r>
    </w:p>
    <w:p w14:paraId="2ED3939D">
      <w:pPr>
        <w:keepNext w:val="0"/>
        <w:keepLines w:val="0"/>
        <w:pageBreakBefore w:val="0"/>
        <w:widowControl/>
        <w:numPr>
          <w:ilvl w:val="0"/>
          <w:numId w:val="6"/>
        </w:numPr>
        <w:kinsoku/>
        <w:wordWrap/>
        <w:overflowPunct/>
        <w:topLinePunct w:val="0"/>
        <w:autoSpaceDE/>
        <w:autoSpaceDN/>
        <w:bidi w:val="0"/>
        <w:adjustRightInd/>
        <w:snapToGrid/>
        <w:spacing w:line="360" w:lineRule="auto"/>
        <w:textAlignment w:val="auto"/>
        <w:rPr>
          <w:rFonts w:hint="default" w:ascii="Times New Roman" w:hAnsi="Times New Roman"/>
          <w:sz w:val="24"/>
          <w:szCs w:val="24"/>
          <w:lang w:val="en-US" w:eastAsia="zh-CN"/>
        </w:rPr>
      </w:pPr>
      <w:r>
        <w:rPr>
          <w:rFonts w:hint="eastAsia" w:ascii="Times New Roman" w:hAnsi="Times New Roman"/>
          <w:sz w:val="24"/>
          <w:szCs w:val="24"/>
          <w:lang w:val="en-US" w:eastAsia="zh-CN"/>
        </w:rPr>
        <w:t>用户客户端环境</w:t>
      </w:r>
    </w:p>
    <w:p w14:paraId="2E2FF6C6">
      <w:pPr>
        <w:keepNext w:val="0"/>
        <w:keepLines w:val="0"/>
        <w:pageBreakBefore w:val="0"/>
        <w:widowControl/>
        <w:numPr>
          <w:ilvl w:val="0"/>
          <w:numId w:val="8"/>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sz w:val="24"/>
          <w:szCs w:val="24"/>
          <w:lang w:val="en-US" w:eastAsia="zh-CN"/>
        </w:rPr>
      </w:pPr>
      <w:r>
        <w:rPr>
          <w:rFonts w:hint="default" w:ascii="Times New Roman" w:hAnsi="Times New Roman"/>
          <w:sz w:val="24"/>
          <w:szCs w:val="24"/>
          <w:lang w:val="en-US" w:eastAsia="zh-CN"/>
        </w:rPr>
        <w:t>浏览器：Chrome、Edge、Firefox主流浏览器</w:t>
      </w:r>
    </w:p>
    <w:p w14:paraId="230C3897">
      <w:pPr>
        <w:keepNext w:val="0"/>
        <w:keepLines w:val="0"/>
        <w:pageBreakBefore w:val="0"/>
        <w:widowControl/>
        <w:numPr>
          <w:ilvl w:val="0"/>
          <w:numId w:val="8"/>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sz w:val="24"/>
          <w:szCs w:val="24"/>
          <w:lang w:val="en-US" w:eastAsia="zh-CN"/>
        </w:rPr>
      </w:pPr>
      <w:r>
        <w:rPr>
          <w:rFonts w:hint="default" w:ascii="Times New Roman" w:hAnsi="Times New Roman"/>
          <w:sz w:val="24"/>
          <w:szCs w:val="24"/>
          <w:lang w:val="en-US" w:eastAsia="zh-CN"/>
        </w:rPr>
        <w:t>硬件：普通办公电脑（内存≥2GB，硬盘≥50GB）</w:t>
      </w:r>
    </w:p>
    <w:p w14:paraId="580BA296">
      <w:pPr>
        <w:keepNext w:val="0"/>
        <w:keepLines w:val="0"/>
        <w:pageBreakBefore w:val="0"/>
        <w:widowControl/>
        <w:numPr>
          <w:ilvl w:val="0"/>
          <w:numId w:val="8"/>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sz w:val="24"/>
          <w:szCs w:val="24"/>
          <w:lang w:val="en-US" w:eastAsia="zh-CN"/>
        </w:rPr>
      </w:pPr>
      <w:r>
        <w:rPr>
          <w:rFonts w:hint="default" w:ascii="Times New Roman" w:hAnsi="Times New Roman"/>
          <w:sz w:val="24"/>
          <w:szCs w:val="24"/>
          <w:lang w:val="en-US" w:eastAsia="zh-CN"/>
        </w:rPr>
        <w:t>网络：以太网/校园网，带宽≥10MB</w:t>
      </w:r>
    </w:p>
    <w:p w14:paraId="0D6E98E5">
      <w:pPr>
        <w:pStyle w:val="5"/>
        <w:bidi w:val="0"/>
        <w:ind w:left="0" w:leftChars="0" w:firstLine="0" w:firstLineChars="0"/>
        <w:rPr>
          <w:rFonts w:hint="eastAsia"/>
          <w:b/>
          <w:i w:val="0"/>
          <w:sz w:val="24"/>
          <w:szCs w:val="24"/>
          <w:lang w:val="en-US" w:eastAsia="zh-CN"/>
        </w:rPr>
      </w:pPr>
      <w:bookmarkStart w:id="30" w:name="_Toc8535"/>
      <w:r>
        <w:rPr>
          <w:rFonts w:hint="eastAsia"/>
          <w:b/>
          <w:i w:val="0"/>
          <w:sz w:val="24"/>
          <w:szCs w:val="24"/>
          <w:lang w:val="en-US" w:eastAsia="zh-CN"/>
        </w:rPr>
        <w:t>开发约束</w:t>
      </w:r>
      <w:bookmarkEnd w:id="30"/>
      <w:r>
        <w:rPr>
          <w:rFonts w:hint="eastAsia"/>
          <w:b/>
          <w:i w:val="0"/>
          <w:sz w:val="24"/>
          <w:szCs w:val="24"/>
          <w:lang w:val="en-US" w:eastAsia="zh-CN"/>
        </w:rPr>
        <w:t xml:space="preserve"> </w:t>
      </w:r>
    </w:p>
    <w:p w14:paraId="28C68539">
      <w:pPr>
        <w:keepNext w:val="0"/>
        <w:keepLines w:val="0"/>
        <w:pageBreakBefore w:val="0"/>
        <w:widowControl/>
        <w:numPr>
          <w:ilvl w:val="0"/>
          <w:numId w:val="9"/>
        </w:numPr>
        <w:kinsoku/>
        <w:wordWrap/>
        <w:overflowPunct/>
        <w:topLinePunct w:val="0"/>
        <w:autoSpaceDE/>
        <w:autoSpaceDN/>
        <w:bidi w:val="0"/>
        <w:adjustRightInd/>
        <w:snapToGrid/>
        <w:spacing w:line="360" w:lineRule="auto"/>
        <w:ind w:leftChars="0" w:firstLine="480" w:firstLineChars="200"/>
        <w:textAlignment w:val="auto"/>
        <w:rPr>
          <w:rFonts w:hint="default" w:ascii="Times New Roman" w:hAnsi="Times New Roman"/>
          <w:sz w:val="24"/>
          <w:szCs w:val="24"/>
          <w:lang w:val="en-US" w:eastAsia="zh-CN"/>
        </w:rPr>
      </w:pPr>
      <w:r>
        <w:rPr>
          <w:rFonts w:hint="default" w:ascii="Times New Roman" w:hAnsi="Times New Roman"/>
          <w:sz w:val="24"/>
          <w:szCs w:val="24"/>
          <w:lang w:val="en-US" w:eastAsia="zh-CN"/>
        </w:rPr>
        <w:t>技术栈固定为SpringBoot + MyBatisPlus + Vue + MySQL + Redis，不得随意更换主流框架；</w:t>
      </w:r>
    </w:p>
    <w:p w14:paraId="35CA6CA4">
      <w:pPr>
        <w:keepNext w:val="0"/>
        <w:keepLines w:val="0"/>
        <w:pageBreakBefore w:val="0"/>
        <w:widowControl/>
        <w:numPr>
          <w:ilvl w:val="0"/>
          <w:numId w:val="9"/>
        </w:numPr>
        <w:kinsoku/>
        <w:wordWrap/>
        <w:overflowPunct/>
        <w:topLinePunct w:val="0"/>
        <w:autoSpaceDE/>
        <w:autoSpaceDN/>
        <w:bidi w:val="0"/>
        <w:adjustRightInd/>
        <w:snapToGrid/>
        <w:spacing w:line="360" w:lineRule="auto"/>
        <w:ind w:leftChars="0" w:firstLine="480" w:firstLineChars="200"/>
        <w:textAlignment w:val="auto"/>
        <w:rPr>
          <w:rFonts w:hint="default" w:ascii="Times New Roman" w:hAnsi="Times New Roman"/>
          <w:sz w:val="24"/>
          <w:szCs w:val="24"/>
          <w:lang w:val="en-US" w:eastAsia="zh-CN"/>
        </w:rPr>
      </w:pPr>
      <w:r>
        <w:rPr>
          <w:rFonts w:hint="default" w:ascii="Times New Roman" w:hAnsi="Times New Roman"/>
          <w:sz w:val="24"/>
          <w:szCs w:val="24"/>
          <w:lang w:val="en-US" w:eastAsia="zh-CN"/>
        </w:rPr>
        <w:t>学情分析模块</w:t>
      </w:r>
      <w:r>
        <w:rPr>
          <w:rFonts w:hint="eastAsia" w:ascii="Times New Roman" w:hAnsi="Times New Roman"/>
          <w:sz w:val="24"/>
          <w:szCs w:val="24"/>
          <w:lang w:val="en-US" w:eastAsia="zh-CN"/>
        </w:rPr>
        <w:t>暂定</w:t>
      </w:r>
      <w:r>
        <w:rPr>
          <w:rFonts w:hint="default" w:ascii="Times New Roman" w:hAnsi="Times New Roman"/>
          <w:sz w:val="24"/>
          <w:szCs w:val="24"/>
          <w:lang w:val="en-US" w:eastAsia="zh-CN"/>
        </w:rPr>
        <w:t>使用SQL统计+阈值规则实现</w:t>
      </w:r>
      <w:r>
        <w:rPr>
          <w:rFonts w:hint="eastAsia" w:ascii="Times New Roman" w:hAnsi="Times New Roman"/>
          <w:sz w:val="24"/>
          <w:szCs w:val="24"/>
          <w:lang w:val="en-US" w:eastAsia="zh-CN"/>
        </w:rPr>
        <w:t>；</w:t>
      </w:r>
    </w:p>
    <w:p w14:paraId="03251871">
      <w:pPr>
        <w:keepNext w:val="0"/>
        <w:keepLines w:val="0"/>
        <w:pageBreakBefore w:val="0"/>
        <w:widowControl/>
        <w:numPr>
          <w:ilvl w:val="0"/>
          <w:numId w:val="9"/>
        </w:numPr>
        <w:kinsoku/>
        <w:wordWrap/>
        <w:overflowPunct/>
        <w:topLinePunct w:val="0"/>
        <w:autoSpaceDE/>
        <w:autoSpaceDN/>
        <w:bidi w:val="0"/>
        <w:adjustRightInd/>
        <w:snapToGrid/>
        <w:spacing w:line="360" w:lineRule="auto"/>
        <w:ind w:leftChars="0" w:firstLine="480" w:firstLineChars="200"/>
        <w:textAlignment w:val="auto"/>
        <w:rPr>
          <w:rFonts w:hint="default" w:ascii="Times New Roman" w:hAnsi="Times New Roman"/>
          <w:sz w:val="24"/>
          <w:szCs w:val="24"/>
          <w:lang w:val="en-US" w:eastAsia="zh-CN"/>
        </w:rPr>
      </w:pPr>
      <w:r>
        <w:rPr>
          <w:rFonts w:hint="default" w:ascii="Times New Roman" w:hAnsi="Times New Roman"/>
          <w:sz w:val="24"/>
          <w:szCs w:val="24"/>
          <w:lang w:val="en-US" w:eastAsia="zh-CN"/>
        </w:rPr>
        <w:t>所有密码、核心数据需加密存储，</w:t>
      </w:r>
      <w:r>
        <w:rPr>
          <w:rFonts w:hint="eastAsia" w:ascii="Times New Roman" w:hAnsi="Times New Roman"/>
          <w:sz w:val="24"/>
          <w:szCs w:val="24"/>
          <w:lang w:val="en-US" w:eastAsia="zh-CN"/>
        </w:rPr>
        <w:t>所有</w:t>
      </w:r>
      <w:r>
        <w:rPr>
          <w:rFonts w:hint="default" w:ascii="Times New Roman" w:hAnsi="Times New Roman"/>
          <w:sz w:val="24"/>
          <w:szCs w:val="24"/>
          <w:lang w:val="en-US" w:eastAsia="zh-CN"/>
        </w:rPr>
        <w:t>代码采用Git进行版本管控，完整留存各阶段修改记录，便于追溯迭代过程。</w:t>
      </w:r>
    </w:p>
    <w:p w14:paraId="1C1EA3CE">
      <w:pPr>
        <w:pStyle w:val="5"/>
        <w:bidi w:val="0"/>
        <w:ind w:left="0" w:leftChars="0" w:firstLine="0" w:firstLineChars="0"/>
        <w:rPr>
          <w:rFonts w:hint="eastAsia"/>
          <w:b/>
          <w:i w:val="0"/>
          <w:sz w:val="24"/>
          <w:szCs w:val="24"/>
          <w:lang w:val="en-US" w:eastAsia="zh-CN"/>
        </w:rPr>
      </w:pPr>
      <w:bookmarkStart w:id="31" w:name="_Toc11506"/>
      <w:r>
        <w:rPr>
          <w:rFonts w:hint="eastAsia"/>
          <w:b/>
          <w:i w:val="0"/>
          <w:sz w:val="24"/>
          <w:szCs w:val="24"/>
          <w:lang w:val="en-US" w:eastAsia="zh-CN"/>
        </w:rPr>
        <w:t>业务约束</w:t>
      </w:r>
      <w:bookmarkEnd w:id="31"/>
      <w:r>
        <w:rPr>
          <w:rFonts w:hint="eastAsia"/>
          <w:b/>
          <w:i w:val="0"/>
          <w:sz w:val="24"/>
          <w:szCs w:val="24"/>
          <w:lang w:val="en-US" w:eastAsia="zh-CN"/>
        </w:rPr>
        <w:t xml:space="preserve"> </w:t>
      </w:r>
    </w:p>
    <w:p w14:paraId="658DAB68">
      <w:pPr>
        <w:keepNext w:val="0"/>
        <w:keepLines w:val="0"/>
        <w:pageBreakBefore w:val="0"/>
        <w:widowControl/>
        <w:numPr>
          <w:ilvl w:val="0"/>
          <w:numId w:val="10"/>
        </w:numPr>
        <w:kinsoku/>
        <w:wordWrap/>
        <w:overflowPunct/>
        <w:topLinePunct w:val="0"/>
        <w:autoSpaceDE/>
        <w:autoSpaceDN/>
        <w:bidi w:val="0"/>
        <w:adjustRightInd/>
        <w:snapToGrid/>
        <w:spacing w:line="360" w:lineRule="auto"/>
        <w:ind w:leftChars="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权限严格隔离：学生仅查看个人数据、教师仅查看本班数据、管理员按权限查看对应数据；</w:t>
      </w:r>
    </w:p>
    <w:p w14:paraId="2670CB3E">
      <w:pPr>
        <w:keepNext w:val="0"/>
        <w:keepLines w:val="0"/>
        <w:pageBreakBefore w:val="0"/>
        <w:widowControl/>
        <w:numPr>
          <w:ilvl w:val="0"/>
          <w:numId w:val="10"/>
        </w:numPr>
        <w:kinsoku/>
        <w:wordWrap/>
        <w:overflowPunct/>
        <w:topLinePunct w:val="0"/>
        <w:autoSpaceDE/>
        <w:autoSpaceDN/>
        <w:bidi w:val="0"/>
        <w:adjustRightInd/>
        <w:snapToGrid/>
        <w:spacing w:line="360" w:lineRule="auto"/>
        <w:ind w:leftChars="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所有教师发布的课程、实训、教学资源，必须经过管理员审核后方可对学生展示；</w:t>
      </w:r>
    </w:p>
    <w:p w14:paraId="5DCB163B">
      <w:pPr>
        <w:keepNext w:val="0"/>
        <w:keepLines w:val="0"/>
        <w:pageBreakBefore w:val="0"/>
        <w:widowControl/>
        <w:numPr>
          <w:ilvl w:val="0"/>
          <w:numId w:val="10"/>
        </w:numPr>
        <w:kinsoku/>
        <w:wordWrap/>
        <w:overflowPunct/>
        <w:topLinePunct w:val="0"/>
        <w:autoSpaceDE/>
        <w:autoSpaceDN/>
        <w:bidi w:val="0"/>
        <w:adjustRightInd/>
        <w:snapToGrid/>
        <w:spacing w:line="360" w:lineRule="auto"/>
        <w:ind w:leftChars="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学情诊断规则、文件上传大小等参数，仅管理员可在系统设置中修改。</w:t>
      </w:r>
    </w:p>
    <w:p w14:paraId="0B454D99">
      <w:pPr>
        <w:pStyle w:val="2"/>
        <w:bidi w:val="0"/>
        <w:rPr>
          <w:rFonts w:hint="eastAsia" w:ascii="Times New Roman" w:hAnsi="Times New Roman" w:eastAsia="黑体"/>
          <w:b/>
          <w:sz w:val="32"/>
          <w:szCs w:val="32"/>
        </w:rPr>
      </w:pPr>
      <w:bookmarkStart w:id="32" w:name="_Toc206574686"/>
      <w:bookmarkStart w:id="33" w:name="_Toc25659"/>
      <w:r>
        <w:rPr>
          <w:rFonts w:hint="eastAsia" w:ascii="Times New Roman" w:hAnsi="Times New Roman" w:eastAsia="黑体"/>
          <w:b/>
          <w:sz w:val="32"/>
          <w:szCs w:val="32"/>
        </w:rPr>
        <w:t>具体</w:t>
      </w:r>
      <w:r>
        <w:rPr>
          <w:rFonts w:hint="eastAsia" w:ascii="Times New Roman" w:hAnsi="Times New Roman" w:eastAsia="黑体"/>
          <w:b/>
          <w:sz w:val="32"/>
          <w:szCs w:val="32"/>
          <w:lang w:val="en-US" w:eastAsia="zh-CN"/>
        </w:rPr>
        <w:t>功能</w:t>
      </w:r>
      <w:r>
        <w:rPr>
          <w:rFonts w:hint="eastAsia" w:ascii="Times New Roman" w:hAnsi="Times New Roman" w:eastAsia="黑体"/>
          <w:b/>
          <w:sz w:val="32"/>
          <w:szCs w:val="32"/>
        </w:rPr>
        <w:t>需求</w:t>
      </w:r>
      <w:bookmarkEnd w:id="32"/>
      <w:r>
        <w:rPr>
          <w:rFonts w:hint="eastAsia" w:ascii="Times New Roman" w:hAnsi="Times New Roman" w:eastAsia="黑体"/>
          <w:b/>
          <w:sz w:val="32"/>
          <w:szCs w:val="32"/>
          <w:lang w:val="en-US" w:eastAsia="zh-CN"/>
        </w:rPr>
        <w:t>--按角色划分</w:t>
      </w:r>
      <w:bookmarkEnd w:id="33"/>
    </w:p>
    <w:p w14:paraId="514483C8">
      <w:pPr>
        <w:pStyle w:val="4"/>
        <w:keepNext/>
        <w:keepLines w:val="0"/>
        <w:pageBreakBefore w:val="0"/>
        <w:widowControl/>
        <w:kinsoku/>
        <w:wordWrap/>
        <w:overflowPunct/>
        <w:topLinePunct w:val="0"/>
        <w:autoSpaceDE/>
        <w:autoSpaceDN/>
        <w:bidi w:val="0"/>
        <w:adjustRightInd/>
        <w:snapToGrid/>
        <w:spacing w:before="0" w:after="0" w:line="360" w:lineRule="auto"/>
        <w:textAlignment w:val="auto"/>
        <w:rPr>
          <w:rFonts w:hint="eastAsia" w:ascii="Arial" w:hAnsi="Arial" w:eastAsia="黑体"/>
          <w:b/>
          <w:sz w:val="28"/>
          <w:szCs w:val="28"/>
          <w:lang w:val="zh-CN"/>
        </w:rPr>
      </w:pPr>
      <w:bookmarkStart w:id="34" w:name="_Toc206574687"/>
      <w:bookmarkStart w:id="35" w:name="_Toc24197"/>
      <w:r>
        <w:rPr>
          <w:rFonts w:hint="eastAsia" w:ascii="Arial" w:hAnsi="Arial" w:eastAsia="黑体"/>
          <w:b/>
          <w:sz w:val="28"/>
          <w:szCs w:val="28"/>
          <w:lang w:val="en-US" w:eastAsia="zh-CN"/>
        </w:rPr>
        <w:t>统一</w:t>
      </w:r>
      <w:r>
        <w:rPr>
          <w:rFonts w:hint="eastAsia" w:ascii="Arial" w:hAnsi="Arial" w:eastAsia="黑体"/>
          <w:b/>
          <w:sz w:val="28"/>
          <w:szCs w:val="28"/>
          <w:lang w:val="zh-CN"/>
        </w:rPr>
        <w:t>登录</w:t>
      </w:r>
      <w:bookmarkEnd w:id="34"/>
      <w:r>
        <w:rPr>
          <w:rFonts w:hint="eastAsia" w:ascii="Arial" w:hAnsi="Arial" w:eastAsia="黑体"/>
          <w:b/>
          <w:sz w:val="28"/>
          <w:szCs w:val="28"/>
          <w:lang w:val="en-US" w:eastAsia="zh-CN"/>
        </w:rPr>
        <w:t>模块</w:t>
      </w:r>
      <w:bookmarkEnd w:id="35"/>
    </w:p>
    <w:p w14:paraId="2AB94F12">
      <w:pPr>
        <w:pStyle w:val="3"/>
        <w:ind w:left="0" w:leftChars="0" w:firstLine="0" w:firstLineChars="0"/>
        <w:jc w:val="center"/>
        <w:rPr>
          <w:rFonts w:hint="eastAsia"/>
          <w:lang w:val="zh-CN"/>
        </w:rPr>
      </w:pPr>
      <w:r>
        <w:rPr>
          <w:rFonts w:hint="eastAsia"/>
          <w:lang w:val="zh-CN"/>
        </w:rPr>
        <w:drawing>
          <wp:inline distT="0" distB="0" distL="114300" distR="114300">
            <wp:extent cx="5274310" cy="1933575"/>
            <wp:effectExtent l="0" t="0" r="0" b="0"/>
            <wp:docPr id="12" name="图片 12" descr="b1668aea75cea782d336df4724e41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b1668aea75cea782d336df4724e41879"/>
                    <pic:cNvPicPr>
                      <a:picLocks noChangeAspect="1"/>
                    </pic:cNvPicPr>
                  </pic:nvPicPr>
                  <pic:blipFill>
                    <a:blip r:embed="rId8"/>
                    <a:srcRect b="4004"/>
                    <a:stretch>
                      <a:fillRect/>
                    </a:stretch>
                  </pic:blipFill>
                  <pic:spPr>
                    <a:xfrm>
                      <a:off x="0" y="0"/>
                      <a:ext cx="5274310" cy="1933575"/>
                    </a:xfrm>
                    <a:prstGeom prst="rect">
                      <a:avLst/>
                    </a:prstGeom>
                  </pic:spPr>
                </pic:pic>
              </a:graphicData>
            </a:graphic>
          </wp:inline>
        </w:drawing>
      </w:r>
    </w:p>
    <w:p w14:paraId="6C78DB85">
      <w:pPr>
        <w:pStyle w:val="14"/>
        <w:spacing w:line="360" w:lineRule="auto"/>
        <w:jc w:val="center"/>
        <w:rPr>
          <w:rFonts w:hint="default" w:ascii="Times New Roman" w:hAnsi="Times New Roman" w:eastAsia="黑体"/>
          <w:i w:val="0"/>
          <w:lang w:val="en-US" w:eastAsia="zh-CN"/>
        </w:rPr>
      </w:pPr>
      <w:r>
        <w:rPr>
          <w:rFonts w:ascii="Times New Roman" w:hAnsi="Times New Roman" w:eastAsia="黑体"/>
          <w:i w:val="0"/>
        </w:rPr>
        <w:t xml:space="preserve">图 </w:t>
      </w:r>
      <w:r>
        <w:rPr>
          <w:rFonts w:ascii="Times New Roman" w:hAnsi="Times New Roman" w:eastAsia="黑体"/>
          <w:i w:val="0"/>
        </w:rPr>
        <w:fldChar w:fldCharType="begin"/>
      </w:r>
      <w:r>
        <w:rPr>
          <w:rFonts w:ascii="Times New Roman" w:hAnsi="Times New Roman" w:eastAsia="黑体"/>
          <w:i w:val="0"/>
        </w:rPr>
        <w:instrText xml:space="preserve"> SEQ 图 \* ARABIC </w:instrText>
      </w:r>
      <w:r>
        <w:rPr>
          <w:rFonts w:ascii="Times New Roman" w:hAnsi="Times New Roman" w:eastAsia="黑体"/>
          <w:i w:val="0"/>
        </w:rPr>
        <w:fldChar w:fldCharType="separate"/>
      </w:r>
      <w:r>
        <w:rPr>
          <w:rFonts w:ascii="Times New Roman" w:hAnsi="Times New Roman" w:eastAsia="黑体"/>
          <w:i w:val="0"/>
        </w:rPr>
        <w:t>2</w:t>
      </w:r>
      <w:r>
        <w:rPr>
          <w:rFonts w:ascii="Times New Roman" w:hAnsi="Times New Roman" w:eastAsia="黑体"/>
          <w:i w:val="0"/>
        </w:rPr>
        <w:fldChar w:fldCharType="end"/>
      </w:r>
      <w:r>
        <w:rPr>
          <w:rFonts w:hint="eastAsia" w:ascii="Times New Roman" w:hAnsi="Times New Roman" w:eastAsia="黑体"/>
          <w:i w:val="0"/>
          <w:lang w:val="en-US" w:eastAsia="zh-CN"/>
        </w:rPr>
        <w:t xml:space="preserve"> 统一登录模块流程图</w:t>
      </w:r>
    </w:p>
    <w:p w14:paraId="28EFD5FB">
      <w:pPr>
        <w:keepNext/>
        <w:keepLines w:val="0"/>
        <w:pageBreakBefore w:val="0"/>
        <w:widowControl/>
        <w:numPr>
          <w:ilvl w:val="0"/>
          <w:numId w:val="11"/>
        </w:numPr>
        <w:tabs>
          <w:tab w:val="left" w:pos="0"/>
        </w:tabs>
        <w:kinsoku/>
        <w:wordWrap/>
        <w:overflowPunct/>
        <w:topLinePunct w:val="0"/>
        <w:autoSpaceDE/>
        <w:autoSpaceDN/>
        <w:bidi w:val="0"/>
        <w:adjustRightInd/>
        <w:snapToGrid/>
        <w:spacing w:line="360" w:lineRule="auto"/>
        <w:ind w:leftChars="0" w:firstLine="480" w:firstLineChars="200"/>
        <w:textAlignment w:val="auto"/>
        <w:outlineLvl w:val="9"/>
        <w:rPr>
          <w:rFonts w:hint="eastAsia"/>
          <w:b/>
          <w:i w:val="0"/>
          <w:sz w:val="24"/>
          <w:szCs w:val="24"/>
          <w:lang w:val="en-US" w:eastAsia="zh-CN"/>
        </w:rPr>
      </w:pPr>
      <w:r>
        <w:rPr>
          <w:rFonts w:hint="eastAsia"/>
          <w:b/>
          <w:i w:val="0"/>
          <w:sz w:val="24"/>
          <w:szCs w:val="24"/>
          <w:lang w:val="en-US" w:eastAsia="zh-CN"/>
        </w:rPr>
        <w:t>功能描述</w:t>
      </w:r>
    </w:p>
    <w:p w14:paraId="5A588D30">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rPr>
      </w:pPr>
      <w:r>
        <w:rPr>
          <w:rFonts w:hint="eastAsia" w:ascii="Times New Roman" w:hAnsi="Times New Roman" w:eastAsia="宋体" w:cs="Times New Roman"/>
          <w:sz w:val="24"/>
          <w:szCs w:val="24"/>
          <w:lang w:val="en-US" w:eastAsia="zh-CN"/>
        </w:rPr>
        <w:t>系统统一登录入口，区分三类角色账号，实现身份校验、密码验证、找回密</w:t>
      </w:r>
      <w:r>
        <w:rPr>
          <w:rFonts w:hint="eastAsia" w:ascii="Times New Roman" w:hAnsi="Times New Roman" w:cs="Times New Roman"/>
          <w:sz w:val="24"/>
          <w:szCs w:val="24"/>
          <w:lang w:val="en-US" w:eastAsia="zh-CN"/>
        </w:rPr>
        <w:t>码等</w:t>
      </w:r>
      <w:r>
        <w:rPr>
          <w:rFonts w:hint="eastAsia" w:ascii="Times New Roman" w:hAnsi="Times New Roman" w:eastAsia="宋体" w:cs="Times New Roman"/>
          <w:sz w:val="24"/>
          <w:szCs w:val="24"/>
          <w:lang w:val="en-US" w:eastAsia="zh-CN"/>
        </w:rPr>
        <w:t>功能，根据账号角色自动跳转至对应端口（学生端/教师端/管理员后台）。</w:t>
      </w:r>
    </w:p>
    <w:p w14:paraId="04CD2ED3">
      <w:pPr>
        <w:keepNext/>
        <w:keepLines w:val="0"/>
        <w:pageBreakBefore w:val="0"/>
        <w:widowControl/>
        <w:numPr>
          <w:ilvl w:val="0"/>
          <w:numId w:val="11"/>
        </w:numPr>
        <w:tabs>
          <w:tab w:val="left" w:pos="0"/>
        </w:tabs>
        <w:kinsoku/>
        <w:wordWrap/>
        <w:overflowPunct/>
        <w:topLinePunct w:val="0"/>
        <w:autoSpaceDE/>
        <w:autoSpaceDN/>
        <w:bidi w:val="0"/>
        <w:adjustRightInd/>
        <w:snapToGrid/>
        <w:spacing w:line="360" w:lineRule="auto"/>
        <w:ind w:leftChars="0" w:firstLine="480" w:firstLineChars="200"/>
        <w:textAlignment w:val="auto"/>
        <w:outlineLvl w:val="9"/>
        <w:rPr>
          <w:rFonts w:hint="eastAsia"/>
          <w:b/>
          <w:i w:val="0"/>
          <w:sz w:val="24"/>
          <w:szCs w:val="24"/>
          <w:lang w:val="zh-CN" w:eastAsia="zh-CN"/>
        </w:rPr>
      </w:pPr>
      <w:r>
        <w:rPr>
          <w:rFonts w:hint="eastAsia" w:ascii="Arial" w:eastAsia="宋体"/>
          <w:b/>
          <w:i w:val="0"/>
          <w:sz w:val="24"/>
          <w:szCs w:val="24"/>
          <w:lang w:val="en-US" w:eastAsia="zh-CN"/>
        </w:rPr>
        <w:t>详细需求</w:t>
      </w:r>
    </w:p>
    <w:p w14:paraId="2F1B2BC2">
      <w:pPr>
        <w:keepNext w:val="0"/>
        <w:keepLines w:val="0"/>
        <w:pageBreakBefore w:val="0"/>
        <w:widowControl/>
        <w:numPr>
          <w:ilvl w:val="0"/>
          <w:numId w:val="12"/>
        </w:numPr>
        <w:kinsoku/>
        <w:wordWrap/>
        <w:overflowPunct/>
        <w:topLinePunct w:val="0"/>
        <w:autoSpaceDE/>
        <w:autoSpaceDN/>
        <w:bidi w:val="0"/>
        <w:adjustRightInd/>
        <w:snapToGrid/>
        <w:spacing w:line="360" w:lineRule="auto"/>
        <w:ind w:leftChars="0"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支持账号+密码登录，登录错误给出文字提示（账号不存在、密码错误）；</w:t>
      </w:r>
    </w:p>
    <w:p w14:paraId="5F5CD77C">
      <w:pPr>
        <w:keepNext w:val="0"/>
        <w:keepLines w:val="0"/>
        <w:pageBreakBefore w:val="0"/>
        <w:widowControl/>
        <w:numPr>
          <w:ilvl w:val="0"/>
          <w:numId w:val="12"/>
        </w:numPr>
        <w:kinsoku/>
        <w:wordWrap/>
        <w:overflowPunct/>
        <w:topLinePunct w:val="0"/>
        <w:autoSpaceDE/>
        <w:autoSpaceDN/>
        <w:bidi w:val="0"/>
        <w:adjustRightInd/>
        <w:snapToGrid/>
        <w:spacing w:line="360" w:lineRule="auto"/>
        <w:ind w:leftChars="0"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提供忘记密码功能，支持通过预留信息重置登录密码；</w:t>
      </w:r>
    </w:p>
    <w:p w14:paraId="41D9BD27">
      <w:pPr>
        <w:keepNext w:val="0"/>
        <w:keepLines w:val="0"/>
        <w:pageBreakBefore w:val="0"/>
        <w:widowControl/>
        <w:numPr>
          <w:ilvl w:val="0"/>
          <w:numId w:val="12"/>
        </w:numPr>
        <w:kinsoku/>
        <w:wordWrap/>
        <w:overflowPunct/>
        <w:topLinePunct w:val="0"/>
        <w:autoSpaceDE/>
        <w:autoSpaceDN/>
        <w:bidi w:val="0"/>
        <w:adjustRightInd/>
        <w:snapToGrid/>
        <w:spacing w:line="360" w:lineRule="auto"/>
        <w:ind w:leftChars="0"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登录成功后，根据账号绑定角色，自动跳转对应首页；</w:t>
      </w:r>
    </w:p>
    <w:p w14:paraId="74E65778">
      <w:pPr>
        <w:keepNext w:val="0"/>
        <w:keepLines w:val="0"/>
        <w:pageBreakBefore w:val="0"/>
        <w:widowControl/>
        <w:numPr>
          <w:ilvl w:val="0"/>
          <w:numId w:val="12"/>
        </w:numPr>
        <w:kinsoku/>
        <w:wordWrap/>
        <w:overflowPunct/>
        <w:topLinePunct w:val="0"/>
        <w:autoSpaceDE/>
        <w:autoSpaceDN/>
        <w:bidi w:val="0"/>
        <w:adjustRightInd/>
        <w:snapToGrid/>
        <w:spacing w:line="360" w:lineRule="auto"/>
        <w:ind w:leftChars="0"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闲置超时自动退出登录，保障账号安全。</w:t>
      </w:r>
    </w:p>
    <w:p w14:paraId="34C525DA">
      <w:pPr>
        <w:pStyle w:val="4"/>
        <w:keepNext/>
        <w:keepLines w:val="0"/>
        <w:pageBreakBefore w:val="0"/>
        <w:widowControl/>
        <w:kinsoku/>
        <w:wordWrap/>
        <w:overflowPunct/>
        <w:topLinePunct w:val="0"/>
        <w:autoSpaceDE/>
        <w:autoSpaceDN/>
        <w:bidi w:val="0"/>
        <w:adjustRightInd/>
        <w:snapToGrid/>
        <w:spacing w:before="0" w:after="0" w:line="360" w:lineRule="auto"/>
        <w:textAlignment w:val="auto"/>
        <w:rPr>
          <w:rFonts w:hint="eastAsia" w:ascii="Arial" w:hAnsi="Arial" w:eastAsia="黑体"/>
          <w:b/>
          <w:sz w:val="28"/>
          <w:szCs w:val="28"/>
          <w:lang w:val="zh-CN" w:eastAsia="zh-CN"/>
        </w:rPr>
      </w:pPr>
      <w:bookmarkStart w:id="36" w:name="_Toc17382"/>
      <w:r>
        <w:rPr>
          <w:rFonts w:hint="eastAsia" w:ascii="Arial" w:hAnsi="Arial" w:eastAsia="黑体"/>
          <w:b/>
          <w:sz w:val="28"/>
          <w:szCs w:val="28"/>
          <w:lang w:val="zh-CN" w:eastAsia="zh-CN"/>
        </w:rPr>
        <w:t>学生端功能需求</w:t>
      </w:r>
      <w:bookmarkEnd w:id="36"/>
    </w:p>
    <w:p w14:paraId="070C2558">
      <w:pPr>
        <w:pStyle w:val="3"/>
        <w:ind w:left="0" w:leftChars="0" w:firstLine="0" w:firstLineChars="0"/>
        <w:jc w:val="center"/>
      </w:pPr>
      <w:r>
        <w:drawing>
          <wp:inline distT="0" distB="0" distL="114300" distR="114300">
            <wp:extent cx="4969510" cy="2668905"/>
            <wp:effectExtent l="0" t="0" r="0" b="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9"/>
                    <a:srcRect l="5756" t="6068" b="5074"/>
                    <a:stretch>
                      <a:fillRect/>
                    </a:stretch>
                  </pic:blipFill>
                  <pic:spPr>
                    <a:xfrm>
                      <a:off x="0" y="0"/>
                      <a:ext cx="4969510" cy="2668905"/>
                    </a:xfrm>
                    <a:prstGeom prst="rect">
                      <a:avLst/>
                    </a:prstGeom>
                    <a:noFill/>
                    <a:ln>
                      <a:noFill/>
                    </a:ln>
                  </pic:spPr>
                </pic:pic>
              </a:graphicData>
            </a:graphic>
          </wp:inline>
        </w:drawing>
      </w:r>
    </w:p>
    <w:p w14:paraId="5A56F3D2">
      <w:pPr>
        <w:pStyle w:val="14"/>
        <w:spacing w:line="360" w:lineRule="auto"/>
        <w:jc w:val="center"/>
        <w:rPr>
          <w:rFonts w:hint="eastAsia" w:ascii="Times New Roman" w:hAnsi="Times New Roman" w:eastAsia="黑体"/>
          <w:i w:val="0"/>
          <w:lang w:val="en-US" w:eastAsia="zh-CN"/>
        </w:rPr>
      </w:pPr>
      <w:r>
        <w:rPr>
          <w:rFonts w:ascii="Times New Roman" w:hAnsi="Times New Roman" w:eastAsia="黑体"/>
          <w:i w:val="0"/>
        </w:rPr>
        <w:t xml:space="preserve">图 </w:t>
      </w:r>
      <w:r>
        <w:rPr>
          <w:rFonts w:ascii="Times New Roman" w:hAnsi="Times New Roman" w:eastAsia="黑体"/>
          <w:i w:val="0"/>
        </w:rPr>
        <w:fldChar w:fldCharType="begin"/>
      </w:r>
      <w:r>
        <w:rPr>
          <w:rFonts w:ascii="Times New Roman" w:hAnsi="Times New Roman" w:eastAsia="黑体"/>
          <w:i w:val="0"/>
        </w:rPr>
        <w:instrText xml:space="preserve"> SEQ 图 \* ARABIC </w:instrText>
      </w:r>
      <w:r>
        <w:rPr>
          <w:rFonts w:ascii="Times New Roman" w:hAnsi="Times New Roman" w:eastAsia="黑体"/>
          <w:i w:val="0"/>
        </w:rPr>
        <w:fldChar w:fldCharType="separate"/>
      </w:r>
      <w:r>
        <w:rPr>
          <w:rFonts w:ascii="Times New Roman" w:hAnsi="Times New Roman" w:eastAsia="黑体"/>
          <w:i w:val="0"/>
        </w:rPr>
        <w:t>3</w:t>
      </w:r>
      <w:r>
        <w:rPr>
          <w:rFonts w:ascii="Times New Roman" w:hAnsi="Times New Roman" w:eastAsia="黑体"/>
          <w:i w:val="0"/>
        </w:rPr>
        <w:fldChar w:fldCharType="end"/>
      </w:r>
      <w:r>
        <w:rPr>
          <w:rFonts w:hint="eastAsia" w:ascii="Times New Roman" w:hAnsi="Times New Roman" w:eastAsia="黑体"/>
          <w:i w:val="0"/>
          <w:lang w:val="en-US" w:eastAsia="zh-CN"/>
        </w:rPr>
        <w:t xml:space="preserve"> 学生用户用例图</w:t>
      </w:r>
    </w:p>
    <w:p w14:paraId="59FC2B8B">
      <w:pPr>
        <w:pStyle w:val="5"/>
        <w:bidi w:val="0"/>
        <w:ind w:left="0" w:leftChars="0" w:firstLine="0" w:firstLineChars="0"/>
        <w:rPr>
          <w:rFonts w:hint="eastAsia"/>
          <w:b/>
          <w:i w:val="0"/>
          <w:sz w:val="24"/>
          <w:szCs w:val="24"/>
          <w:lang w:val="zh-CN" w:eastAsia="zh-CN"/>
        </w:rPr>
      </w:pPr>
      <w:bookmarkStart w:id="37" w:name="_Toc14580"/>
      <w:r>
        <w:rPr>
          <w:rFonts w:hint="eastAsia"/>
          <w:b/>
          <w:i w:val="0"/>
          <w:sz w:val="24"/>
          <w:szCs w:val="24"/>
          <w:lang w:val="zh-CN" w:eastAsia="zh-CN"/>
        </w:rPr>
        <w:t>门户首页</w:t>
      </w:r>
      <w:r>
        <w:rPr>
          <w:rFonts w:hint="eastAsia"/>
          <w:b/>
          <w:i w:val="0"/>
          <w:sz w:val="24"/>
          <w:szCs w:val="24"/>
          <w:lang w:val="en-US" w:eastAsia="zh-CN"/>
        </w:rPr>
        <w:t>查看</w:t>
      </w:r>
      <w:bookmarkEnd w:id="37"/>
    </w:p>
    <w:p w14:paraId="15E44E1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功能描述：学生登录后的默认首页，集中展示待办事项与通知提醒。</w:t>
      </w:r>
    </w:p>
    <w:p w14:paraId="5956B01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详细需求：展示待学习课程、待提交实验/实训作业，突出待办提醒；展示全校公告、班级通知、教师临时提醒；展示个人学习简易统计（今日学习时长、本周完成课程数）；支持点击提醒条目，直接跳转至对应业务页面。</w:t>
      </w:r>
    </w:p>
    <w:p w14:paraId="499A96E6">
      <w:pPr>
        <w:pStyle w:val="5"/>
        <w:bidi w:val="0"/>
        <w:ind w:left="0" w:leftChars="0" w:firstLine="0" w:firstLineChars="0"/>
        <w:rPr>
          <w:rFonts w:hint="eastAsia"/>
          <w:b/>
          <w:i w:val="0"/>
          <w:sz w:val="24"/>
          <w:szCs w:val="24"/>
          <w:lang w:val="zh-CN" w:eastAsia="zh-CN"/>
        </w:rPr>
      </w:pPr>
      <w:bookmarkStart w:id="38" w:name="_Toc17513"/>
      <w:r>
        <w:rPr>
          <w:rFonts w:hint="eastAsia"/>
          <w:b/>
          <w:i w:val="0"/>
          <w:sz w:val="24"/>
          <w:szCs w:val="24"/>
          <w:lang w:val="en-US" w:eastAsia="zh-CN"/>
        </w:rPr>
        <w:t>课程学习</w:t>
      </w:r>
      <w:bookmarkEnd w:id="38"/>
    </w:p>
    <w:p w14:paraId="0F9CAFA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功能描述：</w:t>
      </w:r>
      <w:r>
        <w:rPr>
          <w:rFonts w:ascii="宋体" w:hAnsi="宋体" w:eastAsia="宋体" w:cs="宋体"/>
          <w:sz w:val="24"/>
          <w:szCs w:val="24"/>
        </w:rPr>
        <w:t>查看已选课程、在线学习课程内容、查阅课件资料</w:t>
      </w:r>
      <w:r>
        <w:rPr>
          <w:rFonts w:hint="eastAsia" w:ascii="Times New Roman" w:hAnsi="Times New Roman" w:eastAsia="宋体" w:cs="Times New Roman"/>
          <w:sz w:val="24"/>
          <w:szCs w:val="24"/>
          <w:lang w:val="en-US" w:eastAsia="zh-CN"/>
        </w:rPr>
        <w:t>。</w:t>
      </w:r>
    </w:p>
    <w:p w14:paraId="0A17ACD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详细需求：展示本人所有已选课程，显示课程名称、授课教师、学习进度、开课时间；点击课程进入学习页，支持在线播放教学视频、查看课件；系统自动记录视频观看时长、观看节点，下次登录可续播；支持下载课程配套课件、文档资料。</w:t>
      </w:r>
    </w:p>
    <w:p w14:paraId="472A5DEF">
      <w:pPr>
        <w:pStyle w:val="5"/>
        <w:bidi w:val="0"/>
        <w:ind w:left="0" w:leftChars="0" w:firstLine="0" w:firstLineChars="0"/>
        <w:rPr>
          <w:rFonts w:hint="eastAsia"/>
          <w:b/>
          <w:i w:val="0"/>
          <w:sz w:val="24"/>
          <w:szCs w:val="24"/>
          <w:lang w:val="zh-CN" w:eastAsia="zh-CN"/>
        </w:rPr>
      </w:pPr>
      <w:bookmarkStart w:id="39" w:name="_Toc5024"/>
      <w:r>
        <w:rPr>
          <w:rFonts w:hint="eastAsia"/>
          <w:b/>
          <w:i w:val="0"/>
          <w:sz w:val="24"/>
          <w:szCs w:val="24"/>
          <w:lang w:val="zh-CN" w:eastAsia="zh-CN"/>
        </w:rPr>
        <w:t>实验实训提交</w:t>
      </w:r>
      <w:bookmarkEnd w:id="39"/>
    </w:p>
    <w:p w14:paraId="30B6930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功能描述：查看班级实验、实训任务，在线完成任务并提交报告，查看批改结果。</w:t>
      </w:r>
    </w:p>
    <w:p w14:paraId="5EA94A2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详细需求：任务列表--展示本班所有实验、实训任务，标注任务名称、截止时间、状态（未开始/进行中/已逾期）；任务查阅--查看实训要求、实验指导文档，支持下载指导资料；报告提交--在线填写实训过程，上传Word/PDF格式实验/实训报告；结果查看--查看教师打分、批改评语，不及格任务支持重新提交。</w:t>
      </w:r>
    </w:p>
    <w:p w14:paraId="4D4C9B77">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drawing>
          <wp:inline distT="0" distB="0" distL="114300" distR="114300">
            <wp:extent cx="5179695" cy="1560195"/>
            <wp:effectExtent l="0" t="0" r="0" b="0"/>
            <wp:docPr id="6" name="图片 6" descr="d754d66dc4708ac9c949f84a2b8ed7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754d66dc4708ac9c949f84a2b8ed78c"/>
                    <pic:cNvPicPr>
                      <a:picLocks noChangeAspect="1"/>
                    </pic:cNvPicPr>
                  </pic:nvPicPr>
                  <pic:blipFill>
                    <a:blip r:embed="rId10"/>
                    <a:srcRect r="1853"/>
                    <a:stretch>
                      <a:fillRect/>
                    </a:stretch>
                  </pic:blipFill>
                  <pic:spPr>
                    <a:xfrm>
                      <a:off x="0" y="0"/>
                      <a:ext cx="5179695" cy="1560195"/>
                    </a:xfrm>
                    <a:prstGeom prst="rect">
                      <a:avLst/>
                    </a:prstGeom>
                  </pic:spPr>
                </pic:pic>
              </a:graphicData>
            </a:graphic>
          </wp:inline>
        </w:drawing>
      </w:r>
    </w:p>
    <w:p w14:paraId="6CA63098">
      <w:pPr>
        <w:pStyle w:val="14"/>
        <w:spacing w:line="360" w:lineRule="auto"/>
        <w:jc w:val="center"/>
        <w:rPr>
          <w:rFonts w:hint="default" w:ascii="Times New Roman" w:hAnsi="Times New Roman" w:eastAsia="黑体"/>
          <w:i w:val="0"/>
          <w:lang w:val="en-US" w:eastAsia="zh-CN"/>
        </w:rPr>
      </w:pPr>
      <w:r>
        <w:rPr>
          <w:rFonts w:ascii="Times New Roman" w:hAnsi="Times New Roman" w:eastAsia="黑体"/>
          <w:i w:val="0"/>
        </w:rPr>
        <w:t xml:space="preserve">图 </w:t>
      </w:r>
      <w:r>
        <w:rPr>
          <w:rFonts w:ascii="Times New Roman" w:hAnsi="Times New Roman" w:eastAsia="黑体"/>
          <w:i w:val="0"/>
        </w:rPr>
        <w:fldChar w:fldCharType="begin"/>
      </w:r>
      <w:r>
        <w:rPr>
          <w:rFonts w:ascii="Times New Roman" w:hAnsi="Times New Roman" w:eastAsia="黑体"/>
          <w:i w:val="0"/>
        </w:rPr>
        <w:instrText xml:space="preserve"> SEQ 图 \* ARABIC </w:instrText>
      </w:r>
      <w:r>
        <w:rPr>
          <w:rFonts w:ascii="Times New Roman" w:hAnsi="Times New Roman" w:eastAsia="黑体"/>
          <w:i w:val="0"/>
        </w:rPr>
        <w:fldChar w:fldCharType="separate"/>
      </w:r>
      <w:r>
        <w:rPr>
          <w:rFonts w:ascii="Times New Roman" w:hAnsi="Times New Roman" w:eastAsia="黑体"/>
          <w:i w:val="0"/>
        </w:rPr>
        <w:t>4</w:t>
      </w:r>
      <w:r>
        <w:rPr>
          <w:rFonts w:ascii="Times New Roman" w:hAnsi="Times New Roman" w:eastAsia="黑体"/>
          <w:i w:val="0"/>
        </w:rPr>
        <w:fldChar w:fldCharType="end"/>
      </w:r>
      <w:r>
        <w:rPr>
          <w:rFonts w:hint="eastAsia" w:ascii="Times New Roman" w:hAnsi="Times New Roman" w:eastAsia="黑体"/>
          <w:i w:val="0"/>
          <w:lang w:val="en-US" w:eastAsia="zh-CN"/>
        </w:rPr>
        <w:t xml:space="preserve"> 实验实训提交功能流程图</w:t>
      </w:r>
    </w:p>
    <w:p w14:paraId="2732A29A">
      <w:pPr>
        <w:pStyle w:val="5"/>
        <w:bidi w:val="0"/>
        <w:ind w:left="0" w:leftChars="0" w:firstLine="0" w:firstLineChars="0"/>
        <w:rPr>
          <w:rFonts w:hint="eastAsia"/>
          <w:b/>
          <w:i w:val="0"/>
          <w:sz w:val="24"/>
          <w:szCs w:val="24"/>
          <w:lang w:val="zh-CN" w:eastAsia="zh-CN"/>
        </w:rPr>
      </w:pPr>
      <w:bookmarkStart w:id="40" w:name="_Toc31973"/>
      <w:r>
        <w:rPr>
          <w:rFonts w:hint="eastAsia"/>
          <w:b/>
          <w:i w:val="0"/>
          <w:sz w:val="24"/>
          <w:szCs w:val="24"/>
          <w:lang w:val="zh-CN" w:eastAsia="zh-CN"/>
        </w:rPr>
        <w:t>教学资源库</w:t>
      </w:r>
      <w:bookmarkEnd w:id="40"/>
    </w:p>
    <w:p w14:paraId="18A7CCC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功能描述：浏览、检索、下载全校公开及班级专属教学资源。</w:t>
      </w:r>
    </w:p>
    <w:p w14:paraId="3D5DB98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详细需求：资源分类--按课程、资源类型（课件、习题、视频、文档）分类展示；检索功能--支持关键词搜索资源名称，快速定位资料；预览与下载--支持在线预览文档、视频，一键下载资源至本地；资源收藏--可将常用学习资源加入收藏，在收藏列表快速查看。</w:t>
      </w:r>
    </w:p>
    <w:p w14:paraId="3F01C238">
      <w:pPr>
        <w:pStyle w:val="5"/>
        <w:bidi w:val="0"/>
        <w:ind w:left="0" w:leftChars="0" w:firstLine="0" w:firstLineChars="0"/>
        <w:rPr>
          <w:rFonts w:hint="eastAsia"/>
          <w:b/>
          <w:i w:val="0"/>
          <w:sz w:val="24"/>
          <w:szCs w:val="24"/>
          <w:lang w:val="zh-CN" w:eastAsia="zh-CN"/>
        </w:rPr>
      </w:pPr>
      <w:bookmarkStart w:id="41" w:name="_Toc31048"/>
      <w:r>
        <w:rPr>
          <w:rFonts w:hint="eastAsia"/>
          <w:b/>
          <w:i w:val="0"/>
          <w:sz w:val="24"/>
          <w:szCs w:val="24"/>
          <w:lang w:val="zh-CN" w:eastAsia="zh-CN"/>
        </w:rPr>
        <w:t>个人学情诊断</w:t>
      </w:r>
      <w:bookmarkEnd w:id="41"/>
    </w:p>
    <w:p w14:paraId="735FCC7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功能描述：展示个人综合学习数据、学业水平诊断结果、薄弱知识点及推荐学习资料。</w:t>
      </w:r>
    </w:p>
    <w:p w14:paraId="544FE77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详细需求：学习数据统计--以图表形式展示各课程学习时长、习题正确率、任务完成率；学业水平诊断--系统根据预设规则自动判定学业等级（优秀/良好/待提升），生成个人诊断报告；报告查看--支持在线查看诊断报告，简易版报告可截图留存。</w:t>
      </w:r>
    </w:p>
    <w:p w14:paraId="63E895BF">
      <w:pPr>
        <w:pStyle w:val="5"/>
        <w:bidi w:val="0"/>
        <w:ind w:left="0" w:leftChars="0" w:firstLine="0" w:firstLineChars="0"/>
        <w:rPr>
          <w:rFonts w:hint="eastAsia"/>
          <w:b/>
          <w:i w:val="0"/>
          <w:sz w:val="24"/>
          <w:szCs w:val="24"/>
          <w:lang w:val="zh-CN" w:eastAsia="zh-CN"/>
        </w:rPr>
      </w:pPr>
      <w:bookmarkStart w:id="42" w:name="_Toc25788"/>
      <w:r>
        <w:rPr>
          <w:rFonts w:hint="eastAsia"/>
          <w:b/>
          <w:i w:val="0"/>
          <w:sz w:val="24"/>
          <w:szCs w:val="24"/>
          <w:lang w:val="zh-CN" w:eastAsia="zh-CN"/>
        </w:rPr>
        <w:t>个人中心</w:t>
      </w:r>
      <w:bookmarkEnd w:id="42"/>
    </w:p>
    <w:p w14:paraId="098D62A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功能描述：</w:t>
      </w:r>
      <w:r>
        <w:rPr>
          <w:rFonts w:ascii="宋体" w:hAnsi="宋体" w:eastAsia="宋体" w:cs="宋体"/>
          <w:sz w:val="24"/>
          <w:szCs w:val="24"/>
        </w:rPr>
        <w:t>维护个人账号信息、查看成绩单、查看消息</w:t>
      </w:r>
      <w:r>
        <w:rPr>
          <w:rFonts w:hint="eastAsia" w:ascii="Times New Roman" w:hAnsi="Times New Roman" w:eastAsia="宋体" w:cs="Times New Roman"/>
          <w:sz w:val="24"/>
          <w:szCs w:val="24"/>
          <w:lang w:val="en-US" w:eastAsia="zh-CN"/>
        </w:rPr>
        <w:t>。</w:t>
      </w:r>
    </w:p>
    <w:p w14:paraId="6997381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详细需求：信息修改--修改头像、个人昵称、联系电话、登录密码；成绩查询--按学期查看各科课程成绩、实验成绩、实训成绩；消息中心--查看教师通知、批改提醒、系统公告、学情预警消息；退出登录--一键退出当前账号，返回登录页面。</w:t>
      </w:r>
    </w:p>
    <w:p w14:paraId="373B59D3">
      <w:pPr>
        <w:pStyle w:val="4"/>
        <w:keepNext/>
        <w:keepLines w:val="0"/>
        <w:pageBreakBefore w:val="0"/>
        <w:widowControl/>
        <w:kinsoku/>
        <w:wordWrap/>
        <w:overflowPunct/>
        <w:topLinePunct w:val="0"/>
        <w:autoSpaceDE/>
        <w:autoSpaceDN/>
        <w:bidi w:val="0"/>
        <w:adjustRightInd/>
        <w:snapToGrid/>
        <w:spacing w:before="0" w:after="0" w:line="360" w:lineRule="auto"/>
        <w:textAlignment w:val="auto"/>
        <w:rPr>
          <w:rFonts w:hint="eastAsia" w:ascii="Arial" w:hAnsi="Arial" w:eastAsia="黑体"/>
          <w:b/>
          <w:sz w:val="28"/>
          <w:szCs w:val="28"/>
          <w:lang w:val="zh-CN" w:eastAsia="zh-CN"/>
        </w:rPr>
      </w:pPr>
      <w:bookmarkStart w:id="43" w:name="_Toc9461"/>
      <w:r>
        <w:rPr>
          <w:rFonts w:hint="eastAsia" w:ascii="Arial" w:hAnsi="Arial" w:eastAsia="黑体"/>
          <w:b/>
          <w:sz w:val="28"/>
          <w:szCs w:val="28"/>
          <w:lang w:val="en-US" w:eastAsia="zh-CN"/>
        </w:rPr>
        <w:t>教师</w:t>
      </w:r>
      <w:r>
        <w:rPr>
          <w:rFonts w:hint="eastAsia" w:ascii="Arial" w:hAnsi="Arial" w:eastAsia="黑体"/>
          <w:b/>
          <w:sz w:val="28"/>
          <w:szCs w:val="28"/>
          <w:lang w:val="zh-CN" w:eastAsia="zh-CN"/>
        </w:rPr>
        <w:t>端功能需求</w:t>
      </w:r>
      <w:bookmarkEnd w:id="43"/>
    </w:p>
    <w:p w14:paraId="0FB3AC4F">
      <w:pPr>
        <w:pStyle w:val="3"/>
        <w:ind w:left="0" w:leftChars="0" w:firstLine="0" w:firstLineChars="0"/>
        <w:jc w:val="center"/>
      </w:pPr>
      <w:r>
        <w:drawing>
          <wp:inline distT="0" distB="0" distL="114300" distR="114300">
            <wp:extent cx="5266690" cy="2743200"/>
            <wp:effectExtent l="0" t="0" r="635" b="0"/>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11"/>
                    <a:srcRect l="1017"/>
                    <a:stretch>
                      <a:fillRect/>
                    </a:stretch>
                  </pic:blipFill>
                  <pic:spPr>
                    <a:xfrm>
                      <a:off x="0" y="0"/>
                      <a:ext cx="5266690" cy="2743200"/>
                    </a:xfrm>
                    <a:prstGeom prst="rect">
                      <a:avLst/>
                    </a:prstGeom>
                    <a:noFill/>
                    <a:ln>
                      <a:noFill/>
                    </a:ln>
                  </pic:spPr>
                </pic:pic>
              </a:graphicData>
            </a:graphic>
          </wp:inline>
        </w:drawing>
      </w:r>
    </w:p>
    <w:p w14:paraId="785EA42B">
      <w:pPr>
        <w:pStyle w:val="14"/>
        <w:spacing w:line="360" w:lineRule="auto"/>
        <w:jc w:val="center"/>
        <w:rPr>
          <w:rFonts w:hint="eastAsia" w:ascii="Times New Roman" w:hAnsi="Times New Roman" w:eastAsia="黑体"/>
          <w:i w:val="0"/>
          <w:lang w:val="zh-CN" w:eastAsia="zh-CN"/>
        </w:rPr>
      </w:pPr>
      <w:r>
        <w:rPr>
          <w:rFonts w:ascii="Times New Roman" w:hAnsi="Times New Roman" w:eastAsia="黑体"/>
          <w:i w:val="0"/>
        </w:rPr>
        <w:t xml:space="preserve">图 </w:t>
      </w:r>
      <w:r>
        <w:rPr>
          <w:rFonts w:ascii="Times New Roman" w:hAnsi="Times New Roman" w:eastAsia="黑体"/>
          <w:i w:val="0"/>
        </w:rPr>
        <w:fldChar w:fldCharType="begin"/>
      </w:r>
      <w:r>
        <w:rPr>
          <w:rFonts w:ascii="Times New Roman" w:hAnsi="Times New Roman" w:eastAsia="黑体"/>
          <w:i w:val="0"/>
        </w:rPr>
        <w:instrText xml:space="preserve"> SEQ 图 \* ARABIC </w:instrText>
      </w:r>
      <w:r>
        <w:rPr>
          <w:rFonts w:ascii="Times New Roman" w:hAnsi="Times New Roman" w:eastAsia="黑体"/>
          <w:i w:val="0"/>
        </w:rPr>
        <w:fldChar w:fldCharType="separate"/>
      </w:r>
      <w:r>
        <w:rPr>
          <w:rFonts w:ascii="Times New Roman" w:hAnsi="Times New Roman" w:eastAsia="黑体"/>
          <w:i w:val="0"/>
        </w:rPr>
        <w:t>5</w:t>
      </w:r>
      <w:r>
        <w:rPr>
          <w:rFonts w:ascii="Times New Roman" w:hAnsi="Times New Roman" w:eastAsia="黑体"/>
          <w:i w:val="0"/>
        </w:rPr>
        <w:fldChar w:fldCharType="end"/>
      </w:r>
      <w:r>
        <w:rPr>
          <w:rFonts w:hint="eastAsia" w:ascii="Times New Roman" w:hAnsi="Times New Roman" w:eastAsia="黑体"/>
          <w:i w:val="0"/>
          <w:lang w:val="en-US" w:eastAsia="zh-CN"/>
        </w:rPr>
        <w:t xml:space="preserve"> </w:t>
      </w:r>
      <w:r>
        <w:rPr>
          <w:rFonts w:ascii="Times New Roman" w:hAnsi="Times New Roman" w:eastAsia="黑体"/>
          <w:i w:val="0"/>
        </w:rPr>
        <w:t>教师用户用例图</w:t>
      </w:r>
    </w:p>
    <w:p w14:paraId="76B7FF3B">
      <w:pPr>
        <w:pStyle w:val="5"/>
        <w:keepNext/>
        <w:keepLines w:val="0"/>
        <w:pageBreakBefore w:val="0"/>
        <w:widowControl/>
        <w:kinsoku/>
        <w:wordWrap/>
        <w:overflowPunct/>
        <w:topLinePunct w:val="0"/>
        <w:autoSpaceDE/>
        <w:autoSpaceDN/>
        <w:bidi w:val="0"/>
        <w:adjustRightInd/>
        <w:snapToGrid/>
        <w:spacing w:before="0" w:after="0" w:line="360" w:lineRule="auto"/>
        <w:ind w:left="0" w:leftChars="0" w:firstLine="0" w:firstLineChars="0"/>
        <w:textAlignment w:val="auto"/>
        <w:rPr>
          <w:rFonts w:hint="eastAsia"/>
          <w:b/>
          <w:i w:val="0"/>
          <w:sz w:val="24"/>
          <w:szCs w:val="24"/>
          <w:lang w:val="zh-CN" w:eastAsia="zh-CN"/>
        </w:rPr>
      </w:pPr>
      <w:bookmarkStart w:id="44" w:name="_Toc12091"/>
      <w:r>
        <w:rPr>
          <w:rFonts w:hint="eastAsia"/>
          <w:b/>
          <w:i w:val="0"/>
          <w:sz w:val="24"/>
          <w:szCs w:val="24"/>
          <w:lang w:val="en-US" w:eastAsia="zh-CN"/>
        </w:rPr>
        <w:t>工作台首页--公共功能端</w:t>
      </w:r>
      <w:bookmarkEnd w:id="44"/>
    </w:p>
    <w:p w14:paraId="117DEB6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zh-CN" w:eastAsia="zh-CN"/>
        </w:rPr>
      </w:pPr>
      <w:r>
        <w:rPr>
          <w:rFonts w:hint="eastAsia" w:ascii="Times New Roman" w:hAnsi="Times New Roman" w:eastAsia="宋体" w:cs="Times New Roman"/>
          <w:sz w:val="24"/>
          <w:szCs w:val="24"/>
          <w:lang w:val="zh-CN" w:eastAsia="zh-CN"/>
        </w:rPr>
        <w:t>功能描述：教师登录默认首页，展示待办工作、通知预警，统一汇总班级教学动态。</w:t>
      </w:r>
    </w:p>
    <w:p w14:paraId="7428D98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lang w:val="zh-CN"/>
        </w:rPr>
      </w:pPr>
      <w:r>
        <w:rPr>
          <w:rFonts w:hint="eastAsia" w:ascii="Times New Roman" w:hAnsi="Times New Roman" w:eastAsia="宋体" w:cs="Times New Roman"/>
          <w:sz w:val="24"/>
          <w:szCs w:val="24"/>
          <w:lang w:val="zh-CN" w:eastAsia="zh-CN"/>
        </w:rPr>
        <w:t>详细需求：展示待批改实验/实训报告、待处理审批通知；展示本班学习落后、长期未提交作业的学生名单；展示院系公告、系统通知、学生留言提醒。</w:t>
      </w:r>
    </w:p>
    <w:p w14:paraId="3FF57950">
      <w:pPr>
        <w:pStyle w:val="5"/>
        <w:bidi w:val="0"/>
        <w:ind w:left="0" w:leftChars="0" w:firstLine="0" w:firstLineChars="0"/>
        <w:rPr>
          <w:rFonts w:hint="eastAsia"/>
          <w:b/>
          <w:i w:val="0"/>
          <w:sz w:val="24"/>
          <w:szCs w:val="24"/>
          <w:lang w:val="zh-CN" w:eastAsia="zh-CN"/>
        </w:rPr>
      </w:pPr>
      <w:bookmarkStart w:id="45" w:name="_Toc30598"/>
      <w:r>
        <w:rPr>
          <w:rFonts w:hint="eastAsia"/>
          <w:b/>
          <w:i w:val="0"/>
          <w:sz w:val="24"/>
          <w:szCs w:val="24"/>
          <w:lang w:val="zh-CN" w:eastAsia="zh-CN"/>
        </w:rPr>
        <w:t>课程计划管理</w:t>
      </w:r>
      <w:bookmarkEnd w:id="45"/>
    </w:p>
    <w:p w14:paraId="4056C75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zh-CN" w:eastAsia="zh-CN"/>
        </w:rPr>
      </w:pPr>
      <w:r>
        <w:rPr>
          <w:rFonts w:hint="eastAsia" w:ascii="Times New Roman" w:hAnsi="Times New Roman" w:eastAsia="宋体" w:cs="Times New Roman"/>
          <w:sz w:val="24"/>
          <w:szCs w:val="24"/>
          <w:lang w:val="zh-CN" w:eastAsia="zh-CN"/>
        </w:rPr>
        <w:t>功能描述：创建开课计划、管理授课进度、录入与管理学生课程成绩。</w:t>
      </w:r>
    </w:p>
    <w:p w14:paraId="78B463F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zh-CN" w:eastAsia="zh-CN"/>
        </w:rPr>
      </w:pPr>
      <w:r>
        <w:rPr>
          <w:rFonts w:hint="eastAsia" w:ascii="Times New Roman" w:hAnsi="Times New Roman" w:eastAsia="宋体" w:cs="Times New Roman"/>
          <w:sz w:val="24"/>
          <w:szCs w:val="24"/>
          <w:lang w:val="zh-CN" w:eastAsia="zh-CN"/>
        </w:rPr>
        <w:t>详细需求：新增本学期授课课程，填写授课周期、课时安排，提交至管理员审核；查看本班课程整体学习进度，掌握学生学习情况；录入学生平时成绩、测验成绩，支持导出全班成绩表格。</w:t>
      </w:r>
    </w:p>
    <w:p w14:paraId="76D54218">
      <w:pPr>
        <w:pStyle w:val="5"/>
        <w:bidi w:val="0"/>
        <w:ind w:left="0" w:leftChars="0" w:firstLine="0" w:firstLineChars="0"/>
        <w:rPr>
          <w:rFonts w:hint="eastAsia"/>
          <w:b/>
          <w:i w:val="0"/>
          <w:sz w:val="24"/>
          <w:szCs w:val="24"/>
          <w:lang w:val="zh-CN" w:eastAsia="zh-CN"/>
        </w:rPr>
      </w:pPr>
      <w:bookmarkStart w:id="46" w:name="_Toc20863"/>
      <w:r>
        <w:rPr>
          <w:rFonts w:hint="eastAsia"/>
          <w:b/>
          <w:i w:val="0"/>
          <w:sz w:val="24"/>
          <w:szCs w:val="24"/>
          <w:lang w:val="en-US" w:eastAsia="zh-CN"/>
        </w:rPr>
        <w:t>实训实验计划</w:t>
      </w:r>
      <w:r>
        <w:rPr>
          <w:rFonts w:hint="eastAsia"/>
          <w:b/>
          <w:i w:val="0"/>
          <w:sz w:val="24"/>
          <w:szCs w:val="24"/>
          <w:lang w:val="zh-CN" w:eastAsia="zh-CN"/>
        </w:rPr>
        <w:t>管理</w:t>
      </w:r>
      <w:bookmarkEnd w:id="46"/>
    </w:p>
    <w:p w14:paraId="24B1C8A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zh-CN" w:eastAsia="zh-CN"/>
        </w:rPr>
      </w:pPr>
      <w:r>
        <w:rPr>
          <w:rFonts w:hint="eastAsia" w:ascii="Times New Roman" w:hAnsi="Times New Roman" w:eastAsia="宋体" w:cs="Times New Roman"/>
          <w:sz w:val="24"/>
          <w:szCs w:val="24"/>
          <w:lang w:val="zh-CN" w:eastAsia="zh-CN"/>
        </w:rPr>
        <w:t>功能描述：新建实训/实验项目、布置班级任务、批阅学生提交的报告。</w:t>
      </w:r>
    </w:p>
    <w:p w14:paraId="16489AF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zh-CN" w:eastAsia="zh-CN"/>
        </w:rPr>
      </w:pPr>
      <w:r>
        <w:rPr>
          <w:rFonts w:hint="eastAsia" w:ascii="Times New Roman" w:hAnsi="Times New Roman" w:eastAsia="宋体" w:cs="Times New Roman"/>
          <w:sz w:val="24"/>
          <w:szCs w:val="24"/>
          <w:lang w:val="zh-CN" w:eastAsia="zh-CN"/>
        </w:rPr>
        <w:t>详细需求：项目创建</w:t>
      </w:r>
      <w:r>
        <w:rPr>
          <w:rFonts w:hint="eastAsia"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zh-CN" w:eastAsia="zh-CN"/>
        </w:rPr>
        <w:t>新建实验</w:t>
      </w:r>
      <w:r>
        <w:rPr>
          <w:rFonts w:hint="eastAsia"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zh-CN" w:eastAsia="zh-CN"/>
        </w:rPr>
        <w:t>实训项目，填写任务要求、上传指导文档；任务布置</w:t>
      </w:r>
      <w:r>
        <w:rPr>
          <w:rFonts w:hint="eastAsia"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zh-CN" w:eastAsia="zh-CN"/>
        </w:rPr>
        <w:t>将实训任务分配至对应班级，设置任务起止时间，提交审核；报告批阅</w:t>
      </w:r>
      <w:r>
        <w:rPr>
          <w:rFonts w:hint="eastAsia"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zh-CN" w:eastAsia="zh-CN"/>
        </w:rPr>
        <w:t>逐一批阅学生提交的报告，手动打分、填写批改评语；任务退回</w:t>
      </w:r>
      <w:r>
        <w:rPr>
          <w:rFonts w:hint="eastAsia"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zh-CN" w:eastAsia="zh-CN"/>
        </w:rPr>
        <w:t>对不合格报告标注原因，退回</w:t>
      </w:r>
      <w:r>
        <w:rPr>
          <w:rFonts w:hint="eastAsia" w:ascii="Times New Roman" w:hAnsi="Times New Roman" w:eastAsia="宋体" w:cs="Times New Roman"/>
          <w:sz w:val="24"/>
          <w:szCs w:val="24"/>
          <w:lang w:val="en-US" w:eastAsia="zh-CN"/>
        </w:rPr>
        <w:t>到</w:t>
      </w:r>
      <w:r>
        <w:rPr>
          <w:rFonts w:hint="eastAsia" w:ascii="Times New Roman" w:hAnsi="Times New Roman" w:eastAsia="宋体" w:cs="Times New Roman"/>
          <w:sz w:val="24"/>
          <w:szCs w:val="24"/>
          <w:lang w:val="zh-CN" w:eastAsia="zh-CN"/>
        </w:rPr>
        <w:t>学生</w:t>
      </w:r>
      <w:r>
        <w:rPr>
          <w:rFonts w:hint="eastAsia" w:ascii="Times New Roman" w:hAnsi="Times New Roman" w:eastAsia="宋体" w:cs="Times New Roman"/>
          <w:sz w:val="24"/>
          <w:szCs w:val="24"/>
          <w:lang w:val="en-US" w:eastAsia="zh-CN"/>
        </w:rPr>
        <w:t>进行</w:t>
      </w:r>
      <w:r>
        <w:rPr>
          <w:rFonts w:hint="eastAsia" w:ascii="Times New Roman" w:hAnsi="Times New Roman" w:eastAsia="宋体" w:cs="Times New Roman"/>
          <w:sz w:val="24"/>
          <w:szCs w:val="24"/>
          <w:lang w:val="zh-CN" w:eastAsia="zh-CN"/>
        </w:rPr>
        <w:t>重新提交。</w:t>
      </w:r>
    </w:p>
    <w:p w14:paraId="74DEEA56">
      <w:pPr>
        <w:pStyle w:val="5"/>
        <w:bidi w:val="0"/>
        <w:ind w:left="0" w:leftChars="0" w:firstLine="0" w:firstLineChars="0"/>
        <w:rPr>
          <w:rFonts w:hint="eastAsia"/>
          <w:b/>
          <w:i w:val="0"/>
          <w:sz w:val="24"/>
          <w:szCs w:val="24"/>
          <w:lang w:val="zh-CN" w:eastAsia="zh-CN"/>
        </w:rPr>
      </w:pPr>
      <w:bookmarkStart w:id="47" w:name="_Toc12915"/>
      <w:r>
        <w:rPr>
          <w:rFonts w:hint="eastAsia"/>
          <w:b/>
          <w:i w:val="0"/>
          <w:sz w:val="24"/>
          <w:szCs w:val="24"/>
          <w:lang w:val="en-US" w:eastAsia="zh-CN"/>
        </w:rPr>
        <w:t>教学资源上传</w:t>
      </w:r>
      <w:bookmarkEnd w:id="47"/>
    </w:p>
    <w:p w14:paraId="0DD9548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zh-CN" w:eastAsia="zh-CN"/>
        </w:rPr>
      </w:pPr>
      <w:r>
        <w:rPr>
          <w:rFonts w:hint="eastAsia" w:ascii="Times New Roman" w:hAnsi="Times New Roman" w:eastAsia="宋体" w:cs="Times New Roman"/>
          <w:sz w:val="24"/>
          <w:szCs w:val="24"/>
          <w:lang w:val="zh-CN" w:eastAsia="zh-CN"/>
        </w:rPr>
        <w:t>功能描述：上传课件、视频、习题等教学资源，管理个人已上传资源。</w:t>
      </w:r>
    </w:p>
    <w:p w14:paraId="499AF92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zh-CN" w:eastAsia="zh-CN"/>
        </w:rPr>
      </w:pPr>
      <w:r>
        <w:rPr>
          <w:rFonts w:hint="eastAsia" w:ascii="Times New Roman" w:hAnsi="Times New Roman" w:eastAsia="宋体" w:cs="Times New Roman"/>
          <w:sz w:val="24"/>
          <w:szCs w:val="24"/>
          <w:lang w:val="zh-CN" w:eastAsia="zh-CN"/>
        </w:rPr>
        <w:t>详细需求：资源上传</w:t>
      </w:r>
      <w:r>
        <w:rPr>
          <w:rFonts w:hint="eastAsia"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zh-CN" w:eastAsia="zh-CN"/>
        </w:rPr>
        <w:t>批量上传各类教学文件，设置资源可见范围（本班/全院/全校）；资源管理</w:t>
      </w:r>
      <w:r>
        <w:rPr>
          <w:rFonts w:hint="eastAsia"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zh-CN" w:eastAsia="zh-CN"/>
        </w:rPr>
        <w:t>查看个人所有已上传资源，支持编辑、删除未审核资源；审核状态</w:t>
      </w:r>
      <w:r>
        <w:rPr>
          <w:rFonts w:hint="eastAsia"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zh-CN" w:eastAsia="zh-CN"/>
        </w:rPr>
        <w:t>实时查看资源审核进度（待审核/审核通过/审核驳回）；驳回修改</w:t>
      </w:r>
      <w:r>
        <w:rPr>
          <w:rFonts w:hint="eastAsia"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zh-CN" w:eastAsia="zh-CN"/>
        </w:rPr>
        <w:t>根据管理员驳回意见，修改资源后重新提交。</w:t>
      </w:r>
    </w:p>
    <w:p w14:paraId="5F00AA44">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24"/>
          <w:szCs w:val="24"/>
          <w:lang w:val="zh-CN" w:eastAsia="zh-CN"/>
        </w:rPr>
      </w:pPr>
      <w:r>
        <w:rPr>
          <w:rFonts w:hint="eastAsia" w:ascii="Times New Roman" w:hAnsi="Times New Roman" w:eastAsia="宋体" w:cs="Times New Roman"/>
          <w:sz w:val="24"/>
          <w:szCs w:val="24"/>
          <w:lang w:val="zh-CN" w:eastAsia="zh-CN"/>
        </w:rPr>
        <w:drawing>
          <wp:inline distT="0" distB="0" distL="114300" distR="114300">
            <wp:extent cx="5275580" cy="1327150"/>
            <wp:effectExtent l="0" t="0" r="1270" b="6350"/>
            <wp:docPr id="13" name="图片 13" descr="810e2df5fbf8854ab104c2fc5b817a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810e2df5fbf8854ab104c2fc5b817a5b"/>
                    <pic:cNvPicPr>
                      <a:picLocks noChangeAspect="1"/>
                    </pic:cNvPicPr>
                  </pic:nvPicPr>
                  <pic:blipFill>
                    <a:blip r:embed="rId12"/>
                    <a:stretch>
                      <a:fillRect/>
                    </a:stretch>
                  </pic:blipFill>
                  <pic:spPr>
                    <a:xfrm>
                      <a:off x="0" y="0"/>
                      <a:ext cx="5275580" cy="1327150"/>
                    </a:xfrm>
                    <a:prstGeom prst="rect">
                      <a:avLst/>
                    </a:prstGeom>
                  </pic:spPr>
                </pic:pic>
              </a:graphicData>
            </a:graphic>
          </wp:inline>
        </w:drawing>
      </w:r>
    </w:p>
    <w:p w14:paraId="209C6748">
      <w:pPr>
        <w:pStyle w:val="14"/>
        <w:spacing w:line="360" w:lineRule="auto"/>
        <w:jc w:val="center"/>
        <w:rPr>
          <w:rFonts w:hint="default" w:ascii="Times New Roman" w:hAnsi="Times New Roman" w:eastAsia="黑体"/>
          <w:i w:val="0"/>
          <w:lang w:val="en-US" w:eastAsia="zh-CN"/>
        </w:rPr>
      </w:pPr>
      <w:r>
        <w:rPr>
          <w:rFonts w:ascii="Times New Roman" w:hAnsi="Times New Roman" w:eastAsia="黑体"/>
          <w:i w:val="0"/>
        </w:rPr>
        <w:t xml:space="preserve">图 </w:t>
      </w:r>
      <w:r>
        <w:rPr>
          <w:rFonts w:ascii="Times New Roman" w:hAnsi="Times New Roman" w:eastAsia="黑体"/>
          <w:i w:val="0"/>
        </w:rPr>
        <w:fldChar w:fldCharType="begin"/>
      </w:r>
      <w:r>
        <w:rPr>
          <w:rFonts w:ascii="Times New Roman" w:hAnsi="Times New Roman" w:eastAsia="黑体"/>
          <w:i w:val="0"/>
        </w:rPr>
        <w:instrText xml:space="preserve"> SEQ 图 \* ARABIC </w:instrText>
      </w:r>
      <w:r>
        <w:rPr>
          <w:rFonts w:ascii="Times New Roman" w:hAnsi="Times New Roman" w:eastAsia="黑体"/>
          <w:i w:val="0"/>
        </w:rPr>
        <w:fldChar w:fldCharType="separate"/>
      </w:r>
      <w:r>
        <w:rPr>
          <w:rFonts w:ascii="Times New Roman" w:hAnsi="Times New Roman" w:eastAsia="黑体"/>
          <w:i w:val="0"/>
        </w:rPr>
        <w:t>6</w:t>
      </w:r>
      <w:r>
        <w:rPr>
          <w:rFonts w:ascii="Times New Roman" w:hAnsi="Times New Roman" w:eastAsia="黑体"/>
          <w:i w:val="0"/>
        </w:rPr>
        <w:fldChar w:fldCharType="end"/>
      </w:r>
      <w:r>
        <w:rPr>
          <w:rFonts w:hint="eastAsia" w:ascii="Times New Roman" w:hAnsi="Times New Roman" w:eastAsia="黑体"/>
          <w:i w:val="0"/>
          <w:lang w:val="en-US" w:eastAsia="zh-CN"/>
        </w:rPr>
        <w:t xml:space="preserve"> 资源上传流程图</w:t>
      </w:r>
    </w:p>
    <w:p w14:paraId="5FFB2E7A">
      <w:pPr>
        <w:pStyle w:val="5"/>
        <w:bidi w:val="0"/>
        <w:ind w:left="0" w:leftChars="0" w:firstLine="0" w:firstLineChars="0"/>
        <w:rPr>
          <w:rFonts w:hint="eastAsia"/>
          <w:b/>
          <w:i w:val="0"/>
          <w:sz w:val="24"/>
          <w:szCs w:val="24"/>
          <w:lang w:val="zh-CN" w:eastAsia="zh-CN"/>
        </w:rPr>
      </w:pPr>
      <w:bookmarkStart w:id="48" w:name="_Toc27819"/>
      <w:r>
        <w:rPr>
          <w:rFonts w:hint="eastAsia"/>
          <w:b/>
          <w:i w:val="0"/>
          <w:sz w:val="24"/>
          <w:szCs w:val="24"/>
          <w:lang w:val="en-US" w:eastAsia="zh-CN"/>
        </w:rPr>
        <w:t>班级学情查看</w:t>
      </w:r>
      <w:bookmarkEnd w:id="48"/>
    </w:p>
    <w:p w14:paraId="59E8F55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zh-CN" w:eastAsia="zh-CN"/>
        </w:rPr>
      </w:pPr>
      <w:r>
        <w:rPr>
          <w:rFonts w:hint="eastAsia" w:ascii="Times New Roman" w:hAnsi="Times New Roman" w:eastAsia="宋体" w:cs="Times New Roman"/>
          <w:sz w:val="24"/>
          <w:szCs w:val="24"/>
          <w:lang w:val="zh-CN" w:eastAsia="zh-CN"/>
        </w:rPr>
        <w:t>功能描述：查看全班整体学习数据，定位学习异常学生。</w:t>
      </w:r>
    </w:p>
    <w:p w14:paraId="603599C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zh-CN" w:eastAsia="zh-CN"/>
        </w:rPr>
      </w:pPr>
      <w:r>
        <w:rPr>
          <w:rFonts w:hint="eastAsia" w:ascii="Times New Roman" w:hAnsi="Times New Roman" w:eastAsia="宋体" w:cs="Times New Roman"/>
          <w:sz w:val="24"/>
          <w:szCs w:val="24"/>
          <w:lang w:val="zh-CN" w:eastAsia="zh-CN"/>
        </w:rPr>
        <w:t>详细需求：班级总览</w:t>
      </w:r>
      <w:r>
        <w:rPr>
          <w:rFonts w:hint="eastAsia"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zh-CN" w:eastAsia="zh-CN"/>
        </w:rPr>
        <w:t>展示全班课程完成率、习题平均正确率、实训完成比例；个体查看</w:t>
      </w:r>
      <w:r>
        <w:rPr>
          <w:rFonts w:hint="eastAsia"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zh-CN" w:eastAsia="zh-CN"/>
        </w:rPr>
        <w:t>点击单个学生，查看该生的学情报告；异常筛选</w:t>
      </w:r>
      <w:r>
        <w:rPr>
          <w:rFonts w:hint="eastAsia"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zh-CN" w:eastAsia="zh-CN"/>
        </w:rPr>
        <w:t>一键筛选作业缺交、成绩偏低、学习进度滞后的学生；数据导出</w:t>
      </w:r>
      <w:r>
        <w:rPr>
          <w:rFonts w:hint="eastAsia"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zh-CN" w:eastAsia="zh-CN"/>
        </w:rPr>
        <w:t>导出班级学情统计表，用于线下教学复盘。</w:t>
      </w:r>
    </w:p>
    <w:p w14:paraId="7CB4BD8C">
      <w:pPr>
        <w:pStyle w:val="5"/>
        <w:bidi w:val="0"/>
        <w:ind w:left="0" w:leftChars="0" w:firstLine="0" w:firstLineChars="0"/>
        <w:rPr>
          <w:rFonts w:hint="eastAsia"/>
          <w:b/>
          <w:i w:val="0"/>
          <w:sz w:val="24"/>
          <w:szCs w:val="24"/>
          <w:lang w:val="zh-CN" w:eastAsia="zh-CN"/>
        </w:rPr>
      </w:pPr>
      <w:bookmarkStart w:id="49" w:name="_Toc27062"/>
      <w:r>
        <w:rPr>
          <w:rFonts w:hint="eastAsia"/>
          <w:b/>
          <w:i w:val="0"/>
          <w:sz w:val="24"/>
          <w:szCs w:val="24"/>
          <w:lang w:val="en-US" w:eastAsia="zh-CN"/>
        </w:rPr>
        <w:t>个人消息公告</w:t>
      </w:r>
      <w:bookmarkEnd w:id="49"/>
    </w:p>
    <w:p w14:paraId="3BC52F1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zh-CN" w:eastAsia="zh-CN"/>
        </w:rPr>
      </w:pPr>
      <w:r>
        <w:rPr>
          <w:rFonts w:hint="eastAsia" w:ascii="Times New Roman" w:hAnsi="Times New Roman" w:eastAsia="宋体" w:cs="Times New Roman"/>
          <w:sz w:val="24"/>
          <w:szCs w:val="24"/>
          <w:lang w:val="zh-CN" w:eastAsia="zh-CN"/>
        </w:rPr>
        <w:t>功能描述：发布班级通知、接收系统审批与预警消息。</w:t>
      </w:r>
    </w:p>
    <w:p w14:paraId="4B41DDA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zh-CN" w:eastAsia="zh-CN"/>
        </w:rPr>
      </w:pPr>
      <w:r>
        <w:rPr>
          <w:rFonts w:hint="eastAsia" w:ascii="Times New Roman" w:hAnsi="Times New Roman" w:eastAsia="宋体" w:cs="Times New Roman"/>
          <w:sz w:val="24"/>
          <w:szCs w:val="24"/>
          <w:lang w:val="zh-CN" w:eastAsia="zh-CN"/>
        </w:rPr>
        <w:t>详细需求：班级公告</w:t>
      </w:r>
      <w:r>
        <w:rPr>
          <w:rFonts w:hint="eastAsia"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zh-CN" w:eastAsia="zh-CN"/>
        </w:rPr>
        <w:t>给自己授课班级发布课程提醒、作业通知；消息接收</w:t>
      </w:r>
      <w:r>
        <w:rPr>
          <w:rFonts w:hint="eastAsia"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zh-CN" w:eastAsia="zh-CN"/>
        </w:rPr>
        <w:t>接收管理员审批结果、系统学情预警、平台公告。</w:t>
      </w:r>
    </w:p>
    <w:p w14:paraId="1050F7A2">
      <w:pPr>
        <w:pStyle w:val="4"/>
        <w:keepNext/>
        <w:keepLines w:val="0"/>
        <w:pageBreakBefore w:val="0"/>
        <w:widowControl/>
        <w:kinsoku/>
        <w:wordWrap/>
        <w:overflowPunct/>
        <w:topLinePunct w:val="0"/>
        <w:autoSpaceDE/>
        <w:autoSpaceDN/>
        <w:bidi w:val="0"/>
        <w:adjustRightInd/>
        <w:snapToGrid/>
        <w:spacing w:before="0" w:after="0" w:line="360" w:lineRule="auto"/>
        <w:textAlignment w:val="auto"/>
        <w:rPr>
          <w:rFonts w:hint="eastAsia" w:ascii="Arial" w:hAnsi="Arial" w:eastAsia="黑体"/>
          <w:b/>
          <w:sz w:val="28"/>
          <w:szCs w:val="28"/>
          <w:lang w:val="zh-CN" w:eastAsia="zh-CN"/>
        </w:rPr>
      </w:pPr>
      <w:bookmarkStart w:id="50" w:name="_Toc26282"/>
      <w:r>
        <w:rPr>
          <w:rFonts w:hint="eastAsia" w:ascii="Arial" w:hAnsi="Arial" w:eastAsia="黑体"/>
          <w:b/>
          <w:sz w:val="28"/>
          <w:szCs w:val="28"/>
          <w:lang w:val="en-US" w:eastAsia="zh-CN"/>
        </w:rPr>
        <w:t>管理员</w:t>
      </w:r>
      <w:r>
        <w:rPr>
          <w:rFonts w:hint="eastAsia" w:ascii="Arial" w:hAnsi="Arial" w:eastAsia="黑体"/>
          <w:b/>
          <w:sz w:val="28"/>
          <w:szCs w:val="28"/>
          <w:lang w:val="zh-CN" w:eastAsia="zh-CN"/>
        </w:rPr>
        <w:t>端功能需求</w:t>
      </w:r>
      <w:bookmarkEnd w:id="50"/>
    </w:p>
    <w:p w14:paraId="6140C438">
      <w:pPr>
        <w:pStyle w:val="3"/>
        <w:ind w:left="0" w:leftChars="0" w:firstLine="0" w:firstLineChars="0"/>
        <w:jc w:val="center"/>
      </w:pPr>
      <w:r>
        <w:drawing>
          <wp:inline distT="0" distB="0" distL="114300" distR="114300">
            <wp:extent cx="5069205" cy="2800350"/>
            <wp:effectExtent l="0" t="0" r="7620" b="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3"/>
                    <a:srcRect l="3947"/>
                    <a:stretch>
                      <a:fillRect/>
                    </a:stretch>
                  </pic:blipFill>
                  <pic:spPr>
                    <a:xfrm>
                      <a:off x="0" y="0"/>
                      <a:ext cx="5069205" cy="2800350"/>
                    </a:xfrm>
                    <a:prstGeom prst="rect">
                      <a:avLst/>
                    </a:prstGeom>
                    <a:noFill/>
                    <a:ln>
                      <a:noFill/>
                    </a:ln>
                  </pic:spPr>
                </pic:pic>
              </a:graphicData>
            </a:graphic>
          </wp:inline>
        </w:drawing>
      </w:r>
    </w:p>
    <w:p w14:paraId="2681E0D6">
      <w:pPr>
        <w:pStyle w:val="14"/>
        <w:spacing w:line="360" w:lineRule="auto"/>
        <w:jc w:val="center"/>
        <w:rPr>
          <w:rFonts w:hint="eastAsia" w:ascii="Times New Roman" w:hAnsi="Times New Roman" w:eastAsia="黑体"/>
          <w:i w:val="0"/>
          <w:lang w:val="en-US" w:eastAsia="zh-CN"/>
        </w:rPr>
      </w:pPr>
      <w:r>
        <w:rPr>
          <w:rFonts w:ascii="Times New Roman" w:hAnsi="Times New Roman" w:eastAsia="黑体"/>
          <w:i w:val="0"/>
        </w:rPr>
        <w:t xml:space="preserve">图 </w:t>
      </w:r>
      <w:r>
        <w:rPr>
          <w:rFonts w:ascii="Times New Roman" w:hAnsi="Times New Roman" w:eastAsia="黑体"/>
          <w:i w:val="0"/>
        </w:rPr>
        <w:fldChar w:fldCharType="begin"/>
      </w:r>
      <w:r>
        <w:rPr>
          <w:rFonts w:ascii="Times New Roman" w:hAnsi="Times New Roman" w:eastAsia="黑体"/>
          <w:i w:val="0"/>
        </w:rPr>
        <w:instrText xml:space="preserve"> SEQ 图 \* ARABIC </w:instrText>
      </w:r>
      <w:r>
        <w:rPr>
          <w:rFonts w:ascii="Times New Roman" w:hAnsi="Times New Roman" w:eastAsia="黑体"/>
          <w:i w:val="0"/>
        </w:rPr>
        <w:fldChar w:fldCharType="separate"/>
      </w:r>
      <w:r>
        <w:rPr>
          <w:rFonts w:ascii="Times New Roman" w:hAnsi="Times New Roman" w:eastAsia="黑体"/>
          <w:i w:val="0"/>
        </w:rPr>
        <w:t>7</w:t>
      </w:r>
      <w:r>
        <w:rPr>
          <w:rFonts w:ascii="Times New Roman" w:hAnsi="Times New Roman" w:eastAsia="黑体"/>
          <w:i w:val="0"/>
        </w:rPr>
        <w:fldChar w:fldCharType="end"/>
      </w:r>
      <w:r>
        <w:rPr>
          <w:rFonts w:hint="eastAsia" w:ascii="Times New Roman" w:hAnsi="Times New Roman" w:eastAsia="黑体"/>
          <w:i w:val="0"/>
          <w:lang w:val="en-US" w:eastAsia="zh-CN"/>
        </w:rPr>
        <w:t xml:space="preserve"> 管理员用户用例图</w:t>
      </w:r>
    </w:p>
    <w:p w14:paraId="3CAF6748">
      <w:pPr>
        <w:pStyle w:val="5"/>
        <w:bidi w:val="0"/>
        <w:ind w:left="0" w:leftChars="0" w:firstLine="0" w:firstLineChars="0"/>
        <w:rPr>
          <w:rFonts w:hint="eastAsia"/>
          <w:b/>
          <w:i w:val="0"/>
          <w:sz w:val="24"/>
          <w:szCs w:val="24"/>
          <w:lang w:val="zh-CN" w:eastAsia="zh-CN"/>
        </w:rPr>
      </w:pPr>
      <w:bookmarkStart w:id="51" w:name="_Toc28164"/>
      <w:r>
        <w:rPr>
          <w:rFonts w:hint="eastAsia"/>
          <w:b/>
          <w:i w:val="0"/>
          <w:sz w:val="24"/>
          <w:szCs w:val="24"/>
          <w:lang w:val="en-US" w:eastAsia="zh-CN"/>
        </w:rPr>
        <w:t>用户管理</w:t>
      </w:r>
      <w:bookmarkEnd w:id="51"/>
    </w:p>
    <w:p w14:paraId="50E2C958">
      <w:pPr>
        <w:pStyle w:val="3"/>
        <w:keepNext w:val="0"/>
        <w:keepLines/>
        <w:pageBreakBefore w:val="0"/>
        <w:widowControl/>
        <w:numPr>
          <w:ilvl w:val="0"/>
          <w:numId w:val="13"/>
        </w:numPr>
        <w:kinsoku/>
        <w:wordWrap/>
        <w:overflowPunct/>
        <w:topLinePunct w:val="0"/>
        <w:autoSpaceDE/>
        <w:autoSpaceDN/>
        <w:bidi w:val="0"/>
        <w:adjustRightInd/>
        <w:snapToGrid/>
        <w:spacing w:before="0" w:after="0" w:line="360" w:lineRule="auto"/>
        <w:ind w:left="0" w:leftChars="0" w:firstLine="480" w:firstLineChars="200"/>
        <w:textAlignment w:val="auto"/>
        <w:rPr>
          <w:rFonts w:hint="eastAsia" w:ascii="Times New Roman" w:hAnsi="Times New Roman"/>
          <w:sz w:val="24"/>
          <w:szCs w:val="24"/>
          <w:lang w:val="zh-CN" w:eastAsia="zh-CN"/>
        </w:rPr>
      </w:pPr>
      <w:r>
        <w:rPr>
          <w:rFonts w:hint="eastAsia" w:ascii="Times New Roman" w:hAnsi="Times New Roman"/>
          <w:sz w:val="24"/>
          <w:szCs w:val="24"/>
          <w:lang w:val="zh-CN" w:eastAsia="zh-CN"/>
        </w:rPr>
        <w:t>支持批量导入学生账号、单独新增教师/管理员账号，可启用、冻结、重置任意账号登录密码；</w:t>
      </w:r>
    </w:p>
    <w:p w14:paraId="0C93B16A">
      <w:pPr>
        <w:pStyle w:val="3"/>
        <w:keepNext w:val="0"/>
        <w:keepLines/>
        <w:pageBreakBefore w:val="0"/>
        <w:widowControl/>
        <w:numPr>
          <w:ilvl w:val="0"/>
          <w:numId w:val="13"/>
        </w:numPr>
        <w:kinsoku/>
        <w:wordWrap/>
        <w:overflowPunct/>
        <w:topLinePunct w:val="0"/>
        <w:autoSpaceDE/>
        <w:autoSpaceDN/>
        <w:bidi w:val="0"/>
        <w:adjustRightInd/>
        <w:snapToGrid/>
        <w:spacing w:before="0" w:after="0" w:line="360" w:lineRule="auto"/>
        <w:ind w:left="0" w:leftChars="0" w:firstLine="480" w:firstLineChars="200"/>
        <w:textAlignment w:val="auto"/>
        <w:rPr>
          <w:rFonts w:hint="eastAsia" w:ascii="Times New Roman" w:hAnsi="Times New Roman"/>
          <w:sz w:val="24"/>
          <w:szCs w:val="24"/>
          <w:lang w:val="zh-CN" w:eastAsia="zh-CN"/>
        </w:rPr>
      </w:pPr>
      <w:r>
        <w:rPr>
          <w:rFonts w:hint="eastAsia" w:ascii="Times New Roman" w:hAnsi="Times New Roman"/>
          <w:sz w:val="24"/>
          <w:szCs w:val="24"/>
          <w:lang w:val="zh-CN" w:eastAsia="zh-CN"/>
        </w:rPr>
        <w:t>按姓名、院系、班级筛选查询账号，可</w:t>
      </w:r>
      <w:r>
        <w:rPr>
          <w:rFonts w:hint="eastAsia" w:ascii="Times New Roman" w:hAnsi="Times New Roman"/>
          <w:sz w:val="24"/>
          <w:szCs w:val="24"/>
          <w:lang w:val="en-US" w:eastAsia="zh-CN"/>
        </w:rPr>
        <w:t>查看</w:t>
      </w:r>
      <w:r>
        <w:rPr>
          <w:rFonts w:hint="eastAsia" w:ascii="Times New Roman" w:hAnsi="Times New Roman"/>
          <w:sz w:val="24"/>
          <w:szCs w:val="24"/>
          <w:lang w:val="zh-CN" w:eastAsia="zh-CN"/>
        </w:rPr>
        <w:t>全校师生账号完整清单；</w:t>
      </w:r>
    </w:p>
    <w:p w14:paraId="7589BE52">
      <w:pPr>
        <w:pStyle w:val="5"/>
        <w:bidi w:val="0"/>
        <w:ind w:left="0" w:leftChars="0" w:firstLine="0" w:firstLineChars="0"/>
        <w:rPr>
          <w:rFonts w:hint="eastAsia"/>
          <w:b/>
          <w:i w:val="0"/>
          <w:sz w:val="24"/>
          <w:szCs w:val="24"/>
          <w:lang w:val="zh-CN" w:eastAsia="zh-CN"/>
        </w:rPr>
      </w:pPr>
      <w:bookmarkStart w:id="52" w:name="_Toc3591"/>
      <w:r>
        <w:rPr>
          <w:rFonts w:hint="eastAsia"/>
          <w:b/>
          <w:i w:val="0"/>
          <w:sz w:val="24"/>
          <w:szCs w:val="24"/>
          <w:lang w:val="zh-CN" w:eastAsia="zh-CN"/>
        </w:rPr>
        <w:t>教学内容统一审核模块</w:t>
      </w:r>
      <w:bookmarkEnd w:id="52"/>
    </w:p>
    <w:p w14:paraId="7522379F">
      <w:pPr>
        <w:pStyle w:val="3"/>
        <w:ind w:left="0" w:leftChars="0" w:firstLine="0" w:firstLineChars="0"/>
        <w:jc w:val="center"/>
      </w:pPr>
      <w:r>
        <w:drawing>
          <wp:inline distT="0" distB="0" distL="114300" distR="114300">
            <wp:extent cx="5278120" cy="1331595"/>
            <wp:effectExtent l="0" t="0" r="8255" b="1905"/>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14"/>
                    <a:stretch>
                      <a:fillRect/>
                    </a:stretch>
                  </pic:blipFill>
                  <pic:spPr>
                    <a:xfrm>
                      <a:off x="0" y="0"/>
                      <a:ext cx="5278120" cy="1331595"/>
                    </a:xfrm>
                    <a:prstGeom prst="rect">
                      <a:avLst/>
                    </a:prstGeom>
                    <a:noFill/>
                    <a:ln>
                      <a:noFill/>
                    </a:ln>
                  </pic:spPr>
                </pic:pic>
              </a:graphicData>
            </a:graphic>
          </wp:inline>
        </w:drawing>
      </w:r>
    </w:p>
    <w:p w14:paraId="768E5B8F">
      <w:pPr>
        <w:pStyle w:val="14"/>
        <w:spacing w:line="360" w:lineRule="auto"/>
        <w:jc w:val="center"/>
        <w:rPr>
          <w:rFonts w:hint="default" w:ascii="Times New Roman" w:hAnsi="Times New Roman" w:eastAsia="黑体"/>
          <w:i w:val="0"/>
          <w:lang w:val="en-US" w:eastAsia="zh-CN"/>
        </w:rPr>
      </w:pPr>
      <w:r>
        <w:rPr>
          <w:rFonts w:ascii="Times New Roman" w:hAnsi="Times New Roman" w:eastAsia="黑体"/>
          <w:i w:val="0"/>
        </w:rPr>
        <w:t xml:space="preserve">图 </w:t>
      </w:r>
      <w:r>
        <w:rPr>
          <w:rFonts w:ascii="Times New Roman" w:hAnsi="Times New Roman" w:eastAsia="黑体"/>
          <w:i w:val="0"/>
        </w:rPr>
        <w:fldChar w:fldCharType="begin"/>
      </w:r>
      <w:r>
        <w:rPr>
          <w:rFonts w:ascii="Times New Roman" w:hAnsi="Times New Roman" w:eastAsia="黑体"/>
          <w:i w:val="0"/>
        </w:rPr>
        <w:instrText xml:space="preserve"> SEQ 图 \* ARABIC </w:instrText>
      </w:r>
      <w:r>
        <w:rPr>
          <w:rFonts w:ascii="Times New Roman" w:hAnsi="Times New Roman" w:eastAsia="黑体"/>
          <w:i w:val="0"/>
        </w:rPr>
        <w:fldChar w:fldCharType="separate"/>
      </w:r>
      <w:r>
        <w:rPr>
          <w:rFonts w:ascii="Times New Roman" w:hAnsi="Times New Roman" w:eastAsia="黑体"/>
          <w:i w:val="0"/>
        </w:rPr>
        <w:t>8</w:t>
      </w:r>
      <w:r>
        <w:rPr>
          <w:rFonts w:ascii="Times New Roman" w:hAnsi="Times New Roman" w:eastAsia="黑体"/>
          <w:i w:val="0"/>
        </w:rPr>
        <w:fldChar w:fldCharType="end"/>
      </w:r>
      <w:r>
        <w:rPr>
          <w:rFonts w:hint="eastAsia" w:ascii="Times New Roman" w:hAnsi="Times New Roman" w:eastAsia="黑体"/>
          <w:i w:val="0"/>
          <w:lang w:val="en-US" w:eastAsia="zh-CN"/>
        </w:rPr>
        <w:t xml:space="preserve"> 教学内容统一审核流程图</w:t>
      </w:r>
    </w:p>
    <w:p w14:paraId="2F1CD51C">
      <w:pPr>
        <w:pStyle w:val="3"/>
        <w:keepNext w:val="0"/>
        <w:keepLines/>
        <w:pageBreakBefore w:val="0"/>
        <w:widowControl/>
        <w:numPr>
          <w:ilvl w:val="0"/>
          <w:numId w:val="14"/>
        </w:numPr>
        <w:kinsoku/>
        <w:wordWrap/>
        <w:overflowPunct/>
        <w:topLinePunct w:val="0"/>
        <w:autoSpaceDE/>
        <w:autoSpaceDN/>
        <w:bidi w:val="0"/>
        <w:adjustRightInd/>
        <w:snapToGrid/>
        <w:spacing w:before="0" w:after="0" w:line="360" w:lineRule="auto"/>
        <w:ind w:left="0" w:leftChars="0" w:firstLine="480" w:firstLineChars="200"/>
        <w:textAlignment w:val="auto"/>
        <w:rPr>
          <w:rFonts w:hint="eastAsia" w:ascii="Times New Roman" w:hAnsi="Times New Roman"/>
          <w:sz w:val="24"/>
          <w:szCs w:val="24"/>
          <w:lang w:val="zh-CN" w:eastAsia="zh-CN"/>
        </w:rPr>
      </w:pPr>
      <w:r>
        <w:rPr>
          <w:rFonts w:hint="eastAsia" w:ascii="Times New Roman" w:hAnsi="Times New Roman"/>
          <w:sz w:val="24"/>
          <w:szCs w:val="24"/>
          <w:lang w:val="zh-CN" w:eastAsia="zh-CN"/>
        </w:rPr>
        <w:t>课程开课计划审核：维护全校课程基础信息，审核教师提交的学期开课申请，支持通过/驳回操作并填写备注原因；留存全流程审核日志，按学期、院系统计全校开课数据，实现开课全流程可追溯管控。</w:t>
      </w:r>
    </w:p>
    <w:p w14:paraId="144179CB">
      <w:pPr>
        <w:pStyle w:val="3"/>
        <w:keepNext w:val="0"/>
        <w:keepLines/>
        <w:pageBreakBefore w:val="0"/>
        <w:widowControl/>
        <w:numPr>
          <w:ilvl w:val="0"/>
          <w:numId w:val="14"/>
        </w:numPr>
        <w:kinsoku/>
        <w:wordWrap/>
        <w:overflowPunct/>
        <w:topLinePunct w:val="0"/>
        <w:autoSpaceDE/>
        <w:autoSpaceDN/>
        <w:bidi w:val="0"/>
        <w:adjustRightInd/>
        <w:snapToGrid/>
        <w:spacing w:before="0" w:after="0" w:line="360" w:lineRule="auto"/>
        <w:ind w:left="0" w:leftChars="0" w:firstLine="480" w:firstLineChars="200"/>
        <w:textAlignment w:val="auto"/>
        <w:rPr>
          <w:rFonts w:hint="eastAsia" w:ascii="Times New Roman" w:hAnsi="Times New Roman"/>
          <w:sz w:val="24"/>
          <w:szCs w:val="24"/>
          <w:lang w:val="zh-CN" w:eastAsia="zh-CN"/>
        </w:rPr>
      </w:pPr>
      <w:r>
        <w:rPr>
          <w:rFonts w:hint="eastAsia" w:ascii="Times New Roman" w:hAnsi="Times New Roman"/>
          <w:sz w:val="24"/>
          <w:szCs w:val="24"/>
          <w:lang w:val="zh-CN" w:eastAsia="zh-CN"/>
        </w:rPr>
        <w:t>实训实验计划审核：统一管理全校实训、实验项目档案，审核教师上报的班级实训教学安排；统计各院系实训完成率、报告合格率，集中管理实训指导资料，保障实训教学流程规范合规。</w:t>
      </w:r>
    </w:p>
    <w:p w14:paraId="1FE16767">
      <w:pPr>
        <w:pStyle w:val="3"/>
        <w:keepNext w:val="0"/>
        <w:keepLines/>
        <w:pageBreakBefore w:val="0"/>
        <w:widowControl/>
        <w:numPr>
          <w:ilvl w:val="0"/>
          <w:numId w:val="14"/>
        </w:numPr>
        <w:kinsoku/>
        <w:wordWrap/>
        <w:overflowPunct/>
        <w:topLinePunct w:val="0"/>
        <w:autoSpaceDE/>
        <w:autoSpaceDN/>
        <w:bidi w:val="0"/>
        <w:adjustRightInd/>
        <w:snapToGrid/>
        <w:spacing w:before="0" w:after="0" w:line="360" w:lineRule="auto"/>
        <w:ind w:left="0" w:leftChars="0" w:firstLine="480" w:firstLineChars="200"/>
        <w:textAlignment w:val="auto"/>
        <w:rPr>
          <w:rFonts w:hint="eastAsia" w:ascii="Times New Roman" w:hAnsi="Times New Roman"/>
          <w:sz w:val="24"/>
          <w:szCs w:val="24"/>
          <w:lang w:val="zh-CN" w:eastAsia="zh-CN"/>
        </w:rPr>
      </w:pPr>
      <w:r>
        <w:rPr>
          <w:rFonts w:hint="eastAsia" w:ascii="Times New Roman" w:hAnsi="Times New Roman"/>
          <w:sz w:val="24"/>
          <w:szCs w:val="24"/>
          <w:lang w:val="zh-CN" w:eastAsia="zh-CN"/>
        </w:rPr>
        <w:t>线上教学资源审核：审核教师上传的课件、教学视频、习题文档等学习资料，合规内容放行入库、违规内容驳回整改；分类管理全校公开教学资源，统计资源浏览、下载使用数据，规范线上教学资源供给。</w:t>
      </w:r>
    </w:p>
    <w:p w14:paraId="2A23D74E">
      <w:pPr>
        <w:pStyle w:val="5"/>
        <w:bidi w:val="0"/>
        <w:ind w:left="0" w:leftChars="0" w:firstLine="0" w:firstLineChars="0"/>
        <w:rPr>
          <w:rFonts w:hint="eastAsia"/>
          <w:b/>
          <w:i w:val="0"/>
          <w:sz w:val="24"/>
          <w:szCs w:val="24"/>
          <w:lang w:val="zh-CN" w:eastAsia="zh-CN"/>
        </w:rPr>
      </w:pPr>
      <w:bookmarkStart w:id="53" w:name="_Toc14774"/>
      <w:r>
        <w:rPr>
          <w:rFonts w:hint="eastAsia"/>
          <w:b/>
          <w:i w:val="0"/>
          <w:sz w:val="24"/>
          <w:szCs w:val="24"/>
          <w:lang w:val="en-US" w:eastAsia="zh-CN"/>
        </w:rPr>
        <w:t>系统设置</w:t>
      </w:r>
      <w:bookmarkEnd w:id="53"/>
    </w:p>
    <w:p w14:paraId="13C01FFA">
      <w:pPr>
        <w:pStyle w:val="3"/>
        <w:keepNext w:val="0"/>
        <w:keepLines/>
        <w:pageBreakBefore w:val="0"/>
        <w:widowControl/>
        <w:numPr>
          <w:ilvl w:val="0"/>
          <w:numId w:val="15"/>
        </w:numPr>
        <w:kinsoku/>
        <w:wordWrap/>
        <w:overflowPunct/>
        <w:topLinePunct w:val="0"/>
        <w:autoSpaceDE/>
        <w:autoSpaceDN/>
        <w:bidi w:val="0"/>
        <w:adjustRightInd/>
        <w:snapToGrid/>
        <w:spacing w:before="0" w:after="0" w:line="360" w:lineRule="auto"/>
        <w:ind w:left="0" w:leftChars="0" w:firstLine="480" w:firstLineChars="200"/>
        <w:textAlignment w:val="auto"/>
        <w:rPr>
          <w:rFonts w:hint="eastAsia" w:ascii="Times New Roman" w:hAnsi="Times New Roman" w:eastAsia="宋体" w:cs="Times New Roman"/>
          <w:sz w:val="24"/>
          <w:szCs w:val="24"/>
          <w:lang w:val="zh-CN" w:eastAsia="zh-CN"/>
        </w:rPr>
      </w:pPr>
      <w:r>
        <w:rPr>
          <w:rFonts w:hint="eastAsia" w:ascii="Times New Roman" w:hAnsi="Times New Roman" w:eastAsia="宋体" w:cs="Times New Roman"/>
          <w:sz w:val="24"/>
          <w:szCs w:val="24"/>
          <w:lang w:val="zh-CN" w:eastAsia="zh-CN"/>
        </w:rPr>
        <w:t>基础参数配置：设置当前学年、学期，限制文件上传大小、附件格式；</w:t>
      </w:r>
    </w:p>
    <w:p w14:paraId="2FF9C81A">
      <w:pPr>
        <w:pStyle w:val="3"/>
        <w:keepNext w:val="0"/>
        <w:keepLines/>
        <w:pageBreakBefore w:val="0"/>
        <w:widowControl/>
        <w:numPr>
          <w:ilvl w:val="0"/>
          <w:numId w:val="15"/>
        </w:numPr>
        <w:kinsoku/>
        <w:wordWrap/>
        <w:overflowPunct/>
        <w:topLinePunct w:val="0"/>
        <w:autoSpaceDE/>
        <w:autoSpaceDN/>
        <w:bidi w:val="0"/>
        <w:adjustRightInd/>
        <w:snapToGrid/>
        <w:spacing w:before="0" w:after="0" w:line="360" w:lineRule="auto"/>
        <w:ind w:left="0" w:leftChars="0" w:firstLine="480" w:firstLineChars="200"/>
        <w:textAlignment w:val="auto"/>
        <w:rPr>
          <w:rFonts w:hint="eastAsia" w:ascii="Times New Roman" w:hAnsi="Times New Roman" w:eastAsia="宋体" w:cs="Times New Roman"/>
          <w:sz w:val="24"/>
          <w:szCs w:val="24"/>
          <w:lang w:val="zh-CN" w:eastAsia="zh-CN"/>
        </w:rPr>
      </w:pPr>
      <w:r>
        <w:rPr>
          <w:rFonts w:hint="eastAsia" w:ascii="Times New Roman" w:hAnsi="Times New Roman" w:eastAsia="宋体" w:cs="Times New Roman"/>
          <w:sz w:val="24"/>
          <w:szCs w:val="24"/>
          <w:lang w:val="zh-CN" w:eastAsia="zh-CN"/>
        </w:rPr>
        <w:t>学情规则配置：自定义学业等级判定阈值（优秀/良好/待提升分数标准）；</w:t>
      </w:r>
    </w:p>
    <w:p w14:paraId="06B26C46">
      <w:pPr>
        <w:pStyle w:val="3"/>
        <w:keepNext w:val="0"/>
        <w:keepLines/>
        <w:pageBreakBefore w:val="0"/>
        <w:widowControl/>
        <w:numPr>
          <w:ilvl w:val="0"/>
          <w:numId w:val="15"/>
        </w:numPr>
        <w:kinsoku/>
        <w:wordWrap/>
        <w:overflowPunct/>
        <w:topLinePunct w:val="0"/>
        <w:autoSpaceDE/>
        <w:autoSpaceDN/>
        <w:bidi w:val="0"/>
        <w:adjustRightInd/>
        <w:snapToGrid/>
        <w:spacing w:before="0" w:after="0" w:line="360" w:lineRule="auto"/>
        <w:ind w:left="0" w:leftChars="0" w:firstLine="480" w:firstLineChars="200"/>
        <w:textAlignment w:val="auto"/>
        <w:rPr>
          <w:rFonts w:hint="eastAsia" w:ascii="Times New Roman" w:hAnsi="Times New Roman" w:eastAsia="宋体" w:cs="Times New Roman"/>
          <w:sz w:val="24"/>
          <w:szCs w:val="24"/>
          <w:lang w:val="zh-CN" w:eastAsia="zh-CN"/>
        </w:rPr>
      </w:pPr>
      <w:r>
        <w:rPr>
          <w:rFonts w:hint="eastAsia" w:ascii="Times New Roman" w:hAnsi="Times New Roman" w:eastAsia="宋体" w:cs="Times New Roman"/>
          <w:sz w:val="24"/>
          <w:szCs w:val="24"/>
          <w:lang w:val="zh-CN" w:eastAsia="zh-CN"/>
        </w:rPr>
        <w:t>公告发布：编辑、发布全校公告、院系公告，支持上传附件，管理历史公告；</w:t>
      </w:r>
    </w:p>
    <w:p w14:paraId="12ECA6BC">
      <w:pPr>
        <w:pStyle w:val="3"/>
        <w:keepNext w:val="0"/>
        <w:keepLines/>
        <w:pageBreakBefore w:val="0"/>
        <w:widowControl/>
        <w:numPr>
          <w:ilvl w:val="0"/>
          <w:numId w:val="15"/>
        </w:numPr>
        <w:kinsoku/>
        <w:wordWrap/>
        <w:overflowPunct/>
        <w:topLinePunct w:val="0"/>
        <w:autoSpaceDE/>
        <w:autoSpaceDN/>
        <w:bidi w:val="0"/>
        <w:adjustRightInd/>
        <w:snapToGrid/>
        <w:spacing w:before="0" w:after="0" w:line="360" w:lineRule="auto"/>
        <w:ind w:left="0" w:leftChars="0" w:firstLine="480" w:firstLineChars="200"/>
        <w:textAlignment w:val="auto"/>
        <w:rPr>
          <w:rFonts w:hint="eastAsia" w:ascii="Times New Roman" w:hAnsi="Times New Roman" w:eastAsia="宋体" w:cs="Times New Roman"/>
          <w:sz w:val="24"/>
          <w:szCs w:val="24"/>
          <w:lang w:val="zh-CN" w:eastAsia="zh-CN"/>
        </w:rPr>
      </w:pPr>
      <w:r>
        <w:rPr>
          <w:rFonts w:hint="eastAsia" w:ascii="Times New Roman" w:hAnsi="Times New Roman" w:eastAsia="宋体" w:cs="Times New Roman"/>
          <w:sz w:val="24"/>
          <w:szCs w:val="24"/>
          <w:lang w:val="zh-CN" w:eastAsia="zh-CN"/>
        </w:rPr>
        <w:t>密码规则：设置平台默认密码、密码长度及复杂度要求。</w:t>
      </w:r>
    </w:p>
    <w:p w14:paraId="6D458C2A">
      <w:pPr>
        <w:pStyle w:val="5"/>
        <w:bidi w:val="0"/>
        <w:ind w:left="0" w:leftChars="0" w:firstLine="0" w:firstLineChars="0"/>
        <w:rPr>
          <w:rFonts w:hint="eastAsia"/>
          <w:b/>
          <w:i w:val="0"/>
          <w:sz w:val="24"/>
          <w:szCs w:val="24"/>
          <w:lang w:val="zh-CN" w:eastAsia="zh-CN"/>
        </w:rPr>
      </w:pPr>
      <w:bookmarkStart w:id="54" w:name="_Toc18867"/>
      <w:r>
        <w:rPr>
          <w:rFonts w:hint="eastAsia"/>
          <w:b/>
          <w:i w:val="0"/>
          <w:sz w:val="24"/>
          <w:szCs w:val="24"/>
          <w:lang w:val="en-US" w:eastAsia="zh-CN"/>
        </w:rPr>
        <w:t>全局学情监控</w:t>
      </w:r>
      <w:bookmarkEnd w:id="54"/>
    </w:p>
    <w:p w14:paraId="0E943927">
      <w:pPr>
        <w:pStyle w:val="3"/>
        <w:keepNext w:val="0"/>
        <w:keepLines/>
        <w:pageBreakBefore w:val="0"/>
        <w:widowControl/>
        <w:numPr>
          <w:ilvl w:val="0"/>
          <w:numId w:val="16"/>
        </w:numPr>
        <w:kinsoku/>
        <w:wordWrap/>
        <w:overflowPunct/>
        <w:topLinePunct w:val="0"/>
        <w:autoSpaceDE/>
        <w:autoSpaceDN/>
        <w:bidi w:val="0"/>
        <w:adjustRightInd/>
        <w:snapToGrid/>
        <w:spacing w:before="0" w:after="0" w:line="360" w:lineRule="auto"/>
        <w:ind w:left="0" w:leftChars="0" w:firstLine="480" w:firstLineChars="200"/>
        <w:textAlignment w:val="auto"/>
        <w:rPr>
          <w:rFonts w:hint="eastAsia" w:ascii="Times New Roman" w:hAnsi="Times New Roman"/>
          <w:sz w:val="24"/>
          <w:szCs w:val="24"/>
          <w:lang w:val="zh-CN" w:eastAsia="zh-CN"/>
        </w:rPr>
      </w:pPr>
      <w:r>
        <w:rPr>
          <w:rFonts w:hint="eastAsia" w:ascii="Times New Roman" w:hAnsi="Times New Roman"/>
          <w:sz w:val="24"/>
          <w:szCs w:val="24"/>
          <w:lang w:val="zh-CN" w:eastAsia="zh-CN"/>
        </w:rPr>
        <w:t>全校学情总览：展示各院系学习完成率、学业等级分布；</w:t>
      </w:r>
    </w:p>
    <w:p w14:paraId="62349ECA">
      <w:pPr>
        <w:pStyle w:val="3"/>
        <w:keepNext w:val="0"/>
        <w:keepLines/>
        <w:pageBreakBefore w:val="0"/>
        <w:widowControl/>
        <w:numPr>
          <w:ilvl w:val="0"/>
          <w:numId w:val="16"/>
        </w:numPr>
        <w:kinsoku/>
        <w:wordWrap/>
        <w:overflowPunct/>
        <w:topLinePunct w:val="0"/>
        <w:autoSpaceDE/>
        <w:autoSpaceDN/>
        <w:bidi w:val="0"/>
        <w:adjustRightInd/>
        <w:snapToGrid/>
        <w:spacing w:before="0" w:after="0" w:line="360" w:lineRule="auto"/>
        <w:ind w:left="0" w:leftChars="0" w:firstLine="480" w:firstLineChars="200"/>
        <w:textAlignment w:val="auto"/>
        <w:rPr>
          <w:rFonts w:hint="eastAsia" w:ascii="Times New Roman" w:hAnsi="Times New Roman"/>
          <w:sz w:val="24"/>
          <w:szCs w:val="24"/>
          <w:lang w:val="zh-CN" w:eastAsia="zh-CN"/>
        </w:rPr>
      </w:pPr>
      <w:r>
        <w:rPr>
          <w:rFonts w:hint="eastAsia" w:ascii="Times New Roman" w:hAnsi="Times New Roman"/>
          <w:sz w:val="24"/>
          <w:szCs w:val="24"/>
          <w:lang w:val="zh-CN" w:eastAsia="zh-CN"/>
        </w:rPr>
        <w:t>预警名单汇总：统一收集全校长期缺课、作业缺交、成绩不合格的预警学生；</w:t>
      </w:r>
    </w:p>
    <w:p w14:paraId="44EA8C41">
      <w:pPr>
        <w:pStyle w:val="3"/>
        <w:keepNext w:val="0"/>
        <w:keepLines/>
        <w:pageBreakBefore w:val="0"/>
        <w:widowControl/>
        <w:numPr>
          <w:ilvl w:val="0"/>
          <w:numId w:val="16"/>
        </w:numPr>
        <w:kinsoku/>
        <w:wordWrap/>
        <w:overflowPunct/>
        <w:topLinePunct w:val="0"/>
        <w:autoSpaceDE/>
        <w:autoSpaceDN/>
        <w:bidi w:val="0"/>
        <w:adjustRightInd/>
        <w:snapToGrid/>
        <w:spacing w:before="0" w:after="0" w:line="360" w:lineRule="auto"/>
        <w:ind w:left="0" w:leftChars="0" w:firstLine="480" w:firstLineChars="200"/>
        <w:textAlignment w:val="auto"/>
        <w:rPr>
          <w:rFonts w:hint="eastAsia" w:ascii="Times New Roman" w:hAnsi="Times New Roman"/>
          <w:sz w:val="24"/>
          <w:szCs w:val="24"/>
          <w:lang w:val="zh-CN" w:eastAsia="zh-CN"/>
        </w:rPr>
      </w:pPr>
      <w:r>
        <w:rPr>
          <w:rFonts w:hint="eastAsia" w:ascii="Times New Roman" w:hAnsi="Times New Roman"/>
          <w:sz w:val="24"/>
          <w:szCs w:val="24"/>
          <w:lang w:val="zh-CN" w:eastAsia="zh-CN"/>
        </w:rPr>
        <w:t>报表导出：</w:t>
      </w:r>
      <w:r>
        <w:rPr>
          <w:rFonts w:hint="eastAsia" w:ascii="Times New Roman" w:hAnsi="Times New Roman"/>
          <w:sz w:val="24"/>
          <w:szCs w:val="24"/>
          <w:lang w:val="en-US" w:eastAsia="zh-CN"/>
        </w:rPr>
        <w:t>支持</w:t>
      </w:r>
      <w:r>
        <w:rPr>
          <w:rFonts w:hint="eastAsia" w:ascii="Times New Roman" w:hAnsi="Times New Roman"/>
          <w:sz w:val="24"/>
          <w:szCs w:val="24"/>
          <w:lang w:val="zh-CN" w:eastAsia="zh-CN"/>
        </w:rPr>
        <w:t>一键导出各院系学期学情汇总报表；</w:t>
      </w:r>
    </w:p>
    <w:p w14:paraId="06148FB5">
      <w:pPr>
        <w:pStyle w:val="2"/>
        <w:bidi w:val="0"/>
        <w:rPr>
          <w:rFonts w:hint="eastAsia" w:ascii="Times New Roman" w:hAnsi="Times New Roman" w:eastAsia="黑体"/>
          <w:b/>
          <w:sz w:val="32"/>
          <w:szCs w:val="32"/>
        </w:rPr>
      </w:pPr>
      <w:r>
        <w:rPr>
          <w:rFonts w:hint="eastAsia" w:ascii="Times New Roman" w:hAnsi="Times New Roman" w:eastAsia="黑体"/>
          <w:b/>
          <w:sz w:val="32"/>
          <w:szCs w:val="32"/>
        </w:rPr>
        <w:t xml:space="preserve"> </w:t>
      </w:r>
      <w:bookmarkStart w:id="55" w:name="_Toc32274"/>
      <w:r>
        <w:rPr>
          <w:rFonts w:hint="eastAsia" w:ascii="Times New Roman" w:hAnsi="Times New Roman" w:eastAsia="黑体"/>
          <w:b/>
          <w:sz w:val="32"/>
          <w:szCs w:val="32"/>
        </w:rPr>
        <w:t>非功能性需求</w:t>
      </w:r>
      <w:bookmarkEnd w:id="55"/>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11"/>
        <w:gridCol w:w="7221"/>
      </w:tblGrid>
      <w:tr w14:paraId="2AC96B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jc w:val="center"/>
        </w:trPr>
        <w:tc>
          <w:tcPr>
            <w:tcW w:w="718" w:type="pct"/>
            <w:tcBorders>
              <w:top w:val="single" w:color="auto" w:sz="4" w:space="0"/>
              <w:left w:val="single" w:color="auto" w:sz="4" w:space="0"/>
              <w:bottom w:val="single" w:color="auto" w:sz="4" w:space="0"/>
              <w:right w:val="single" w:color="auto" w:sz="4" w:space="0"/>
            </w:tcBorders>
            <w:shd w:val="clear" w:color="auto" w:fill="B8CCE4" w:themeFill="accent1" w:themeFillTint="66"/>
            <w:tcMar>
              <w:top w:w="60" w:type="dxa"/>
              <w:left w:w="60" w:type="dxa"/>
              <w:bottom w:w="60" w:type="dxa"/>
              <w:right w:w="60" w:type="dxa"/>
            </w:tcMar>
            <w:vAlign w:val="center"/>
          </w:tcPr>
          <w:p w14:paraId="7C817384">
            <w:pPr>
              <w:keepNext/>
              <w:keepLines w:val="0"/>
              <w:pageBreakBefore w:val="0"/>
              <w:widowControl/>
              <w:numPr>
                <w:ilvl w:val="1"/>
                <w:numId w:val="0"/>
              </w:numPr>
              <w:tabs>
                <w:tab w:val="left" w:pos="0"/>
              </w:tabs>
              <w:kinsoku/>
              <w:wordWrap/>
              <w:overflowPunct/>
              <w:topLinePunct w:val="0"/>
              <w:autoSpaceDE/>
              <w:autoSpaceDN/>
              <w:bidi w:val="0"/>
              <w:adjustRightInd/>
              <w:snapToGrid/>
              <w:spacing w:before="0" w:after="0"/>
              <w:ind w:leftChars="0"/>
              <w:jc w:val="center"/>
              <w:textAlignment w:val="auto"/>
              <w:outlineLvl w:val="9"/>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lang w:val="en-US" w:eastAsia="zh-CN"/>
              </w:rPr>
              <w:t>需求分类</w:t>
            </w:r>
          </w:p>
        </w:tc>
        <w:tc>
          <w:tcPr>
            <w:tcW w:w="4281" w:type="pct"/>
            <w:tcBorders>
              <w:top w:val="single" w:color="auto" w:sz="4" w:space="0"/>
              <w:left w:val="single" w:color="auto" w:sz="4" w:space="0"/>
              <w:bottom w:val="single" w:color="auto" w:sz="4" w:space="0"/>
              <w:right w:val="single" w:color="auto" w:sz="4" w:space="0"/>
            </w:tcBorders>
            <w:shd w:val="clear" w:color="auto" w:fill="B8CCE4" w:themeFill="accent1" w:themeFillTint="66"/>
            <w:tcMar>
              <w:top w:w="60" w:type="dxa"/>
              <w:left w:w="60" w:type="dxa"/>
              <w:bottom w:w="60" w:type="dxa"/>
              <w:right w:w="60" w:type="dxa"/>
            </w:tcMar>
            <w:vAlign w:val="center"/>
          </w:tcPr>
          <w:p w14:paraId="1B301204">
            <w:pPr>
              <w:keepNext/>
              <w:keepLines w:val="0"/>
              <w:pageBreakBefore w:val="0"/>
              <w:widowControl/>
              <w:numPr>
                <w:ilvl w:val="1"/>
                <w:numId w:val="0"/>
              </w:numPr>
              <w:tabs>
                <w:tab w:val="left" w:pos="0"/>
              </w:tabs>
              <w:kinsoku/>
              <w:wordWrap/>
              <w:overflowPunct/>
              <w:topLinePunct w:val="0"/>
              <w:autoSpaceDE/>
              <w:autoSpaceDN/>
              <w:bidi w:val="0"/>
              <w:adjustRightInd/>
              <w:snapToGrid/>
              <w:spacing w:before="0" w:after="0"/>
              <w:ind w:leftChars="0"/>
              <w:jc w:val="center"/>
              <w:textAlignment w:val="auto"/>
              <w:outlineLvl w:val="9"/>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lang w:val="en-US" w:eastAsia="zh-CN"/>
              </w:rPr>
              <w:t>详细需求内容</w:t>
            </w:r>
          </w:p>
        </w:tc>
      </w:tr>
      <w:tr w14:paraId="7B880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718" w:type="pct"/>
            <w:tcBorders>
              <w:top w:val="single" w:color="auto" w:sz="4" w:space="0"/>
              <w:left w:val="single" w:color="auto" w:sz="4" w:space="0"/>
              <w:bottom w:val="single" w:color="auto" w:sz="4" w:space="0"/>
              <w:right w:val="single" w:color="auto" w:sz="4" w:space="0"/>
            </w:tcBorders>
            <w:shd w:val="clear" w:color="auto" w:fill="F1F1F1" w:themeFill="background1" w:themeFillShade="F2"/>
            <w:tcMar>
              <w:top w:w="60" w:type="dxa"/>
              <w:left w:w="60" w:type="dxa"/>
              <w:bottom w:w="60" w:type="dxa"/>
              <w:right w:w="60" w:type="dxa"/>
            </w:tcMar>
            <w:vAlign w:val="center"/>
          </w:tcPr>
          <w:p w14:paraId="1C0613A1">
            <w:pPr>
              <w:keepNext/>
              <w:keepLines w:val="0"/>
              <w:pageBreakBefore w:val="0"/>
              <w:widowControl/>
              <w:numPr>
                <w:ilvl w:val="1"/>
                <w:numId w:val="0"/>
              </w:numPr>
              <w:tabs>
                <w:tab w:val="left" w:pos="0"/>
              </w:tabs>
              <w:kinsoku/>
              <w:wordWrap/>
              <w:overflowPunct/>
              <w:topLinePunct w:val="0"/>
              <w:autoSpaceDE/>
              <w:autoSpaceDN/>
              <w:bidi w:val="0"/>
              <w:adjustRightInd/>
              <w:snapToGrid/>
              <w:spacing w:before="0" w:after="0"/>
              <w:ind w:leftChars="0"/>
              <w:jc w:val="center"/>
              <w:textAlignment w:val="auto"/>
              <w:outlineLvl w:val="9"/>
              <w:rPr>
                <w:rFonts w:hint="eastAsia" w:ascii="Times New Roman" w:hAnsi="Times New Roman" w:eastAsia="宋体" w:cs="Times New Roman"/>
                <w:b w:val="0"/>
                <w:sz w:val="21"/>
                <w:szCs w:val="21"/>
              </w:rPr>
            </w:pPr>
            <w:r>
              <w:rPr>
                <w:rFonts w:hint="eastAsia" w:ascii="Times New Roman" w:hAnsi="Times New Roman" w:eastAsia="宋体" w:cs="Times New Roman"/>
                <w:b w:val="0"/>
                <w:sz w:val="21"/>
                <w:szCs w:val="21"/>
                <w:lang w:val="en-US" w:eastAsia="zh-CN"/>
              </w:rPr>
              <w:t>性能需求</w:t>
            </w:r>
          </w:p>
        </w:tc>
        <w:tc>
          <w:tcPr>
            <w:tcW w:w="428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Mar>
              <w:top w:w="60" w:type="dxa"/>
              <w:left w:w="60" w:type="dxa"/>
              <w:bottom w:w="60" w:type="dxa"/>
              <w:right w:w="60" w:type="dxa"/>
            </w:tcMar>
            <w:vAlign w:val="center"/>
          </w:tcPr>
          <w:p w14:paraId="1F2DE060">
            <w:pPr>
              <w:keepNext/>
              <w:keepLines w:val="0"/>
              <w:pageBreakBefore w:val="0"/>
              <w:widowControl/>
              <w:numPr>
                <w:ilvl w:val="0"/>
                <w:numId w:val="17"/>
              </w:numPr>
              <w:tabs>
                <w:tab w:val="left" w:pos="0"/>
              </w:tabs>
              <w:kinsoku/>
              <w:wordWrap/>
              <w:overflowPunct/>
              <w:topLinePunct w:val="0"/>
              <w:autoSpaceDE/>
              <w:autoSpaceDN/>
              <w:bidi w:val="0"/>
              <w:adjustRightInd/>
              <w:snapToGrid/>
              <w:spacing w:before="0" w:after="0"/>
              <w:ind w:leftChars="0"/>
              <w:textAlignment w:val="auto"/>
              <w:outlineLvl w:val="9"/>
              <w:rPr>
                <w:rFonts w:hint="eastAsia" w:ascii="Times New Roman" w:hAnsi="Times New Roman" w:eastAsia="宋体" w:cs="Times New Roman"/>
                <w:b w:val="0"/>
                <w:sz w:val="21"/>
                <w:szCs w:val="21"/>
                <w:lang w:val="en-US" w:eastAsia="zh-CN"/>
              </w:rPr>
            </w:pPr>
            <w:r>
              <w:rPr>
                <w:rFonts w:hint="eastAsia" w:ascii="Times New Roman" w:hAnsi="Times New Roman" w:eastAsia="宋体" w:cs="Times New Roman"/>
                <w:b w:val="0"/>
                <w:sz w:val="21"/>
                <w:szCs w:val="21"/>
                <w:lang w:val="en-US" w:eastAsia="zh-CN"/>
              </w:rPr>
              <w:t>普通列表、详情查询接口响应≤500ms</w:t>
            </w:r>
          </w:p>
          <w:p w14:paraId="6531AA07">
            <w:pPr>
              <w:keepNext/>
              <w:keepLines w:val="0"/>
              <w:pageBreakBefore w:val="0"/>
              <w:widowControl/>
              <w:numPr>
                <w:ilvl w:val="0"/>
                <w:numId w:val="17"/>
              </w:numPr>
              <w:tabs>
                <w:tab w:val="left" w:pos="0"/>
              </w:tabs>
              <w:kinsoku/>
              <w:wordWrap/>
              <w:overflowPunct/>
              <w:topLinePunct w:val="0"/>
              <w:autoSpaceDE/>
              <w:autoSpaceDN/>
              <w:bidi w:val="0"/>
              <w:adjustRightInd/>
              <w:snapToGrid/>
              <w:spacing w:before="0" w:after="0"/>
              <w:ind w:leftChars="0"/>
              <w:textAlignment w:val="auto"/>
              <w:outlineLvl w:val="9"/>
              <w:rPr>
                <w:rFonts w:hint="eastAsia" w:ascii="Times New Roman" w:hAnsi="Times New Roman" w:eastAsia="宋体" w:cs="Times New Roman"/>
                <w:b w:val="0"/>
                <w:sz w:val="21"/>
                <w:szCs w:val="21"/>
              </w:rPr>
            </w:pPr>
            <w:r>
              <w:rPr>
                <w:rFonts w:hint="eastAsia" w:ascii="Times New Roman" w:hAnsi="Times New Roman" w:eastAsia="宋体" w:cs="Times New Roman"/>
                <w:b w:val="0"/>
                <w:sz w:val="21"/>
                <w:szCs w:val="21"/>
                <w:lang w:val="en-US" w:eastAsia="zh-CN"/>
              </w:rPr>
              <w:t>学情统计图表复杂查询接口响应≤2s</w:t>
            </w:r>
          </w:p>
          <w:p w14:paraId="19F821B1">
            <w:pPr>
              <w:keepNext/>
              <w:keepLines w:val="0"/>
              <w:pageBreakBefore w:val="0"/>
              <w:widowControl/>
              <w:numPr>
                <w:ilvl w:val="0"/>
                <w:numId w:val="17"/>
              </w:numPr>
              <w:tabs>
                <w:tab w:val="left" w:pos="0"/>
              </w:tabs>
              <w:kinsoku/>
              <w:wordWrap/>
              <w:overflowPunct/>
              <w:topLinePunct w:val="0"/>
              <w:autoSpaceDE/>
              <w:autoSpaceDN/>
              <w:bidi w:val="0"/>
              <w:adjustRightInd/>
              <w:snapToGrid/>
              <w:spacing w:before="0" w:after="0"/>
              <w:ind w:leftChars="0"/>
              <w:textAlignment w:val="auto"/>
              <w:outlineLvl w:val="9"/>
              <w:rPr>
                <w:rFonts w:hint="eastAsia" w:ascii="Times New Roman" w:hAnsi="Times New Roman" w:eastAsia="宋体" w:cs="Times New Roman"/>
                <w:b w:val="0"/>
                <w:sz w:val="21"/>
                <w:szCs w:val="21"/>
              </w:rPr>
            </w:pPr>
            <w:r>
              <w:rPr>
                <w:rFonts w:hint="eastAsia" w:ascii="Times New Roman" w:hAnsi="Times New Roman" w:eastAsia="宋体" w:cs="Times New Roman"/>
                <w:b w:val="0"/>
                <w:sz w:val="21"/>
                <w:szCs w:val="21"/>
                <w:lang w:val="en-US" w:eastAsia="zh-CN"/>
              </w:rPr>
              <w:t>支持</w:t>
            </w:r>
            <w:r>
              <w:rPr>
                <w:rFonts w:hint="eastAsia" w:ascii="Times New Roman" w:hAnsi="Times New Roman" w:cs="Times New Roman"/>
                <w:b w:val="0"/>
                <w:sz w:val="21"/>
                <w:szCs w:val="21"/>
                <w:lang w:val="en-US" w:eastAsia="zh-CN"/>
              </w:rPr>
              <w:t>多</w:t>
            </w:r>
            <w:r>
              <w:rPr>
                <w:rFonts w:hint="eastAsia" w:ascii="Times New Roman" w:hAnsi="Times New Roman" w:eastAsia="宋体" w:cs="Times New Roman"/>
                <w:b w:val="0"/>
                <w:sz w:val="21"/>
                <w:szCs w:val="21"/>
                <w:lang w:val="en-US" w:eastAsia="zh-CN"/>
              </w:rPr>
              <w:t>人同时在线访问，无页面卡顿、数据丢失</w:t>
            </w:r>
          </w:p>
          <w:p w14:paraId="4D83E413">
            <w:pPr>
              <w:keepNext/>
              <w:keepLines w:val="0"/>
              <w:pageBreakBefore w:val="0"/>
              <w:widowControl/>
              <w:numPr>
                <w:ilvl w:val="0"/>
                <w:numId w:val="17"/>
              </w:numPr>
              <w:tabs>
                <w:tab w:val="left" w:pos="0"/>
              </w:tabs>
              <w:kinsoku/>
              <w:wordWrap/>
              <w:overflowPunct/>
              <w:topLinePunct w:val="0"/>
              <w:autoSpaceDE/>
              <w:autoSpaceDN/>
              <w:bidi w:val="0"/>
              <w:adjustRightInd/>
              <w:snapToGrid/>
              <w:spacing w:before="0" w:after="0"/>
              <w:ind w:leftChars="0"/>
              <w:textAlignment w:val="auto"/>
              <w:outlineLvl w:val="9"/>
              <w:rPr>
                <w:rFonts w:hint="eastAsia" w:ascii="Times New Roman" w:hAnsi="Times New Roman" w:eastAsia="宋体" w:cs="Times New Roman"/>
                <w:b w:val="0"/>
                <w:sz w:val="21"/>
                <w:szCs w:val="21"/>
              </w:rPr>
            </w:pPr>
            <w:r>
              <w:rPr>
                <w:rFonts w:hint="eastAsia" w:ascii="Times New Roman" w:hAnsi="Times New Roman" w:eastAsia="宋体" w:cs="Times New Roman"/>
                <w:b w:val="0"/>
                <w:sz w:val="21"/>
                <w:szCs w:val="21"/>
                <w:lang w:val="en-US" w:eastAsia="zh-CN"/>
              </w:rPr>
              <w:t>单文件上传最大支持100MB，支持断点续传</w:t>
            </w:r>
          </w:p>
        </w:tc>
      </w:tr>
      <w:tr w14:paraId="44144F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718" w:type="pct"/>
            <w:tcBorders>
              <w:top w:val="single" w:color="auto" w:sz="4" w:space="0"/>
              <w:left w:val="single" w:color="auto" w:sz="4" w:space="0"/>
              <w:bottom w:val="single" w:color="auto" w:sz="4" w:space="0"/>
              <w:right w:val="single" w:color="auto" w:sz="4" w:space="0"/>
            </w:tcBorders>
            <w:shd w:val="clear" w:color="auto" w:fill="auto"/>
            <w:tcMar>
              <w:top w:w="60" w:type="dxa"/>
              <w:left w:w="60" w:type="dxa"/>
              <w:bottom w:w="60" w:type="dxa"/>
              <w:right w:w="60" w:type="dxa"/>
            </w:tcMar>
            <w:vAlign w:val="center"/>
          </w:tcPr>
          <w:p w14:paraId="56FE3B0E">
            <w:pPr>
              <w:keepNext/>
              <w:keepLines w:val="0"/>
              <w:pageBreakBefore w:val="0"/>
              <w:widowControl/>
              <w:numPr>
                <w:ilvl w:val="1"/>
                <w:numId w:val="0"/>
              </w:numPr>
              <w:tabs>
                <w:tab w:val="left" w:pos="0"/>
              </w:tabs>
              <w:kinsoku/>
              <w:wordWrap/>
              <w:overflowPunct/>
              <w:topLinePunct w:val="0"/>
              <w:autoSpaceDE/>
              <w:autoSpaceDN/>
              <w:bidi w:val="0"/>
              <w:adjustRightInd/>
              <w:snapToGrid/>
              <w:spacing w:before="0" w:after="0"/>
              <w:ind w:leftChars="0"/>
              <w:jc w:val="center"/>
              <w:textAlignment w:val="auto"/>
              <w:outlineLvl w:val="9"/>
              <w:rPr>
                <w:rFonts w:hint="eastAsia" w:ascii="Times New Roman" w:hAnsi="Times New Roman" w:eastAsia="宋体" w:cs="Times New Roman"/>
                <w:b w:val="0"/>
                <w:sz w:val="21"/>
                <w:szCs w:val="21"/>
              </w:rPr>
            </w:pPr>
            <w:r>
              <w:rPr>
                <w:rFonts w:hint="eastAsia" w:ascii="Times New Roman" w:hAnsi="Times New Roman" w:eastAsia="宋体" w:cs="Times New Roman"/>
                <w:b w:val="0"/>
                <w:sz w:val="21"/>
                <w:szCs w:val="21"/>
                <w:lang w:val="en-US" w:eastAsia="zh-CN"/>
              </w:rPr>
              <w:t>兼容性需求</w:t>
            </w:r>
          </w:p>
        </w:tc>
        <w:tc>
          <w:tcPr>
            <w:tcW w:w="4281" w:type="pct"/>
            <w:tcBorders>
              <w:top w:val="single" w:color="auto" w:sz="4" w:space="0"/>
              <w:left w:val="single" w:color="auto" w:sz="4" w:space="0"/>
              <w:bottom w:val="single" w:color="auto" w:sz="4" w:space="0"/>
              <w:right w:val="single" w:color="auto" w:sz="4" w:space="0"/>
            </w:tcBorders>
            <w:shd w:val="clear" w:color="auto" w:fill="auto"/>
            <w:tcMar>
              <w:top w:w="60" w:type="dxa"/>
              <w:left w:w="60" w:type="dxa"/>
              <w:bottom w:w="60" w:type="dxa"/>
              <w:right w:w="60" w:type="dxa"/>
            </w:tcMar>
            <w:vAlign w:val="center"/>
          </w:tcPr>
          <w:p w14:paraId="39BB652A">
            <w:pPr>
              <w:keepNext/>
              <w:keepLines w:val="0"/>
              <w:pageBreakBefore w:val="0"/>
              <w:widowControl/>
              <w:numPr>
                <w:ilvl w:val="0"/>
                <w:numId w:val="18"/>
              </w:numPr>
              <w:tabs>
                <w:tab w:val="left" w:pos="0"/>
              </w:tabs>
              <w:kinsoku/>
              <w:wordWrap/>
              <w:overflowPunct/>
              <w:topLinePunct w:val="0"/>
              <w:autoSpaceDE/>
              <w:autoSpaceDN/>
              <w:bidi w:val="0"/>
              <w:adjustRightInd/>
              <w:snapToGrid/>
              <w:spacing w:before="0" w:after="0"/>
              <w:ind w:leftChars="0"/>
              <w:textAlignment w:val="auto"/>
              <w:outlineLvl w:val="9"/>
              <w:rPr>
                <w:rFonts w:hint="eastAsia" w:ascii="Times New Roman" w:hAnsi="Times New Roman" w:eastAsia="宋体" w:cs="Times New Roman"/>
                <w:b w:val="0"/>
                <w:sz w:val="21"/>
                <w:szCs w:val="21"/>
                <w:lang w:val="en-US" w:eastAsia="zh-CN"/>
              </w:rPr>
            </w:pPr>
            <w:r>
              <w:rPr>
                <w:rFonts w:hint="eastAsia" w:ascii="Times New Roman" w:hAnsi="Times New Roman" w:eastAsia="宋体" w:cs="Times New Roman"/>
                <w:b w:val="0"/>
                <w:sz w:val="21"/>
                <w:szCs w:val="21"/>
                <w:lang w:val="en-US" w:eastAsia="zh-CN"/>
              </w:rPr>
              <w:t>前端适配Chrome、Edge、Firefox 主流浏览器</w:t>
            </w:r>
          </w:p>
          <w:p w14:paraId="083C2936">
            <w:pPr>
              <w:keepNext/>
              <w:keepLines w:val="0"/>
              <w:pageBreakBefore w:val="0"/>
              <w:widowControl/>
              <w:numPr>
                <w:ilvl w:val="0"/>
                <w:numId w:val="18"/>
              </w:numPr>
              <w:tabs>
                <w:tab w:val="left" w:pos="0"/>
              </w:tabs>
              <w:kinsoku/>
              <w:wordWrap/>
              <w:overflowPunct/>
              <w:topLinePunct w:val="0"/>
              <w:autoSpaceDE/>
              <w:autoSpaceDN/>
              <w:bidi w:val="0"/>
              <w:adjustRightInd/>
              <w:snapToGrid/>
              <w:spacing w:before="0" w:after="0"/>
              <w:ind w:leftChars="0"/>
              <w:textAlignment w:val="auto"/>
              <w:outlineLvl w:val="9"/>
              <w:rPr>
                <w:rFonts w:hint="eastAsia" w:ascii="Times New Roman" w:hAnsi="Times New Roman" w:eastAsia="宋体" w:cs="Times New Roman"/>
                <w:b w:val="0"/>
                <w:sz w:val="21"/>
                <w:szCs w:val="21"/>
              </w:rPr>
            </w:pPr>
            <w:r>
              <w:rPr>
                <w:rFonts w:hint="eastAsia" w:ascii="Times New Roman" w:hAnsi="Times New Roman" w:eastAsia="宋体" w:cs="Times New Roman"/>
                <w:b w:val="0"/>
                <w:sz w:val="21"/>
                <w:szCs w:val="21"/>
                <w:lang w:val="en-US" w:eastAsia="zh-CN"/>
              </w:rPr>
              <w:t>后端兼容 MySQL8.0，可部署 Windows、Linux、Docker 环境</w:t>
            </w:r>
          </w:p>
          <w:p w14:paraId="566CCB89">
            <w:pPr>
              <w:keepNext/>
              <w:keepLines w:val="0"/>
              <w:pageBreakBefore w:val="0"/>
              <w:widowControl/>
              <w:numPr>
                <w:ilvl w:val="0"/>
                <w:numId w:val="18"/>
              </w:numPr>
              <w:tabs>
                <w:tab w:val="left" w:pos="0"/>
              </w:tabs>
              <w:kinsoku/>
              <w:wordWrap/>
              <w:overflowPunct/>
              <w:topLinePunct w:val="0"/>
              <w:autoSpaceDE/>
              <w:autoSpaceDN/>
              <w:bidi w:val="0"/>
              <w:adjustRightInd/>
              <w:snapToGrid/>
              <w:spacing w:before="0" w:after="0"/>
              <w:ind w:leftChars="0"/>
              <w:textAlignment w:val="auto"/>
              <w:outlineLvl w:val="9"/>
              <w:rPr>
                <w:rFonts w:hint="eastAsia" w:ascii="Times New Roman" w:hAnsi="Times New Roman" w:eastAsia="宋体" w:cs="Times New Roman"/>
                <w:b w:val="0"/>
                <w:sz w:val="21"/>
                <w:szCs w:val="21"/>
              </w:rPr>
            </w:pPr>
            <w:r>
              <w:rPr>
                <w:rFonts w:hint="eastAsia" w:ascii="Times New Roman" w:hAnsi="Times New Roman" w:eastAsia="宋体" w:cs="Times New Roman"/>
                <w:b w:val="0"/>
                <w:sz w:val="21"/>
                <w:szCs w:val="21"/>
                <w:lang w:val="en-US" w:eastAsia="zh-CN"/>
              </w:rPr>
              <w:t>页面</w:t>
            </w:r>
            <w:r>
              <w:rPr>
                <w:rFonts w:hint="eastAsia" w:ascii="Times New Roman" w:hAnsi="Times New Roman" w:cs="Times New Roman"/>
                <w:b w:val="0"/>
                <w:sz w:val="21"/>
                <w:szCs w:val="21"/>
                <w:lang w:val="en-US" w:eastAsia="zh-CN"/>
              </w:rPr>
              <w:t>采用自适应布局，能</w:t>
            </w:r>
            <w:r>
              <w:rPr>
                <w:rFonts w:hint="eastAsia" w:ascii="Times New Roman" w:hAnsi="Times New Roman" w:eastAsia="宋体" w:cs="Times New Roman"/>
                <w:b w:val="0"/>
                <w:sz w:val="21"/>
                <w:szCs w:val="21"/>
                <w:lang w:val="en-US" w:eastAsia="zh-CN"/>
              </w:rPr>
              <w:t>适配</w:t>
            </w:r>
            <w:r>
              <w:rPr>
                <w:rFonts w:hint="eastAsia" w:ascii="Times New Roman" w:hAnsi="Times New Roman" w:cs="Times New Roman"/>
                <w:b w:val="0"/>
                <w:sz w:val="21"/>
                <w:szCs w:val="21"/>
                <w:lang w:val="en-US" w:eastAsia="zh-CN"/>
              </w:rPr>
              <w:t>不同尺寸屏幕</w:t>
            </w:r>
          </w:p>
        </w:tc>
      </w:tr>
      <w:tr w14:paraId="54E7FA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718" w:type="pct"/>
            <w:tcBorders>
              <w:top w:val="single" w:color="auto" w:sz="4" w:space="0"/>
              <w:left w:val="single" w:color="auto" w:sz="4" w:space="0"/>
              <w:bottom w:val="single" w:color="auto" w:sz="4" w:space="0"/>
              <w:right w:val="single" w:color="auto" w:sz="4" w:space="0"/>
            </w:tcBorders>
            <w:shd w:val="clear" w:color="auto" w:fill="F1F1F1" w:themeFill="background1" w:themeFillShade="F2"/>
            <w:tcMar>
              <w:top w:w="60" w:type="dxa"/>
              <w:left w:w="60" w:type="dxa"/>
              <w:bottom w:w="60" w:type="dxa"/>
              <w:right w:w="60" w:type="dxa"/>
            </w:tcMar>
            <w:vAlign w:val="center"/>
          </w:tcPr>
          <w:p w14:paraId="00401C08">
            <w:pPr>
              <w:keepNext/>
              <w:keepLines w:val="0"/>
              <w:pageBreakBefore w:val="0"/>
              <w:widowControl/>
              <w:numPr>
                <w:ilvl w:val="1"/>
                <w:numId w:val="0"/>
              </w:numPr>
              <w:tabs>
                <w:tab w:val="left" w:pos="0"/>
              </w:tabs>
              <w:kinsoku/>
              <w:wordWrap/>
              <w:overflowPunct/>
              <w:topLinePunct w:val="0"/>
              <w:autoSpaceDE/>
              <w:autoSpaceDN/>
              <w:bidi w:val="0"/>
              <w:adjustRightInd/>
              <w:snapToGrid/>
              <w:spacing w:before="0" w:after="0"/>
              <w:ind w:leftChars="0"/>
              <w:jc w:val="center"/>
              <w:textAlignment w:val="auto"/>
              <w:outlineLvl w:val="9"/>
              <w:rPr>
                <w:rFonts w:hint="eastAsia" w:ascii="Times New Roman" w:hAnsi="Times New Roman" w:eastAsia="宋体" w:cs="Times New Roman"/>
                <w:b w:val="0"/>
                <w:sz w:val="21"/>
                <w:szCs w:val="21"/>
              </w:rPr>
            </w:pPr>
            <w:r>
              <w:rPr>
                <w:rFonts w:hint="eastAsia" w:ascii="Times New Roman" w:hAnsi="Times New Roman" w:eastAsia="宋体" w:cs="Times New Roman"/>
                <w:b w:val="0"/>
                <w:sz w:val="21"/>
                <w:szCs w:val="21"/>
                <w:lang w:val="en-US" w:eastAsia="zh-CN"/>
              </w:rPr>
              <w:t>安全需求</w:t>
            </w:r>
          </w:p>
        </w:tc>
        <w:tc>
          <w:tcPr>
            <w:tcW w:w="428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Mar>
              <w:top w:w="60" w:type="dxa"/>
              <w:left w:w="60" w:type="dxa"/>
              <w:bottom w:w="60" w:type="dxa"/>
              <w:right w:w="60" w:type="dxa"/>
            </w:tcMar>
            <w:vAlign w:val="center"/>
          </w:tcPr>
          <w:p w14:paraId="6BEA8E48">
            <w:pPr>
              <w:keepNext/>
              <w:keepLines w:val="0"/>
              <w:pageBreakBefore w:val="0"/>
              <w:widowControl/>
              <w:numPr>
                <w:ilvl w:val="0"/>
                <w:numId w:val="19"/>
              </w:numPr>
              <w:tabs>
                <w:tab w:val="left" w:pos="0"/>
              </w:tabs>
              <w:kinsoku/>
              <w:wordWrap/>
              <w:overflowPunct/>
              <w:topLinePunct w:val="0"/>
              <w:autoSpaceDE/>
              <w:autoSpaceDN/>
              <w:bidi w:val="0"/>
              <w:adjustRightInd/>
              <w:snapToGrid/>
              <w:spacing w:before="0" w:after="0"/>
              <w:ind w:leftChars="0"/>
              <w:textAlignment w:val="auto"/>
              <w:outlineLvl w:val="9"/>
              <w:rPr>
                <w:rFonts w:hint="eastAsia" w:ascii="Times New Roman" w:hAnsi="Times New Roman" w:eastAsia="宋体" w:cs="Times New Roman"/>
                <w:b w:val="0"/>
                <w:sz w:val="21"/>
                <w:szCs w:val="21"/>
                <w:lang w:val="en-US" w:eastAsia="zh-CN"/>
              </w:rPr>
            </w:pPr>
            <w:r>
              <w:rPr>
                <w:rFonts w:hint="eastAsia" w:ascii="Times New Roman" w:hAnsi="Times New Roman" w:eastAsia="宋体" w:cs="Times New Roman"/>
                <w:b w:val="0"/>
                <w:sz w:val="21"/>
                <w:szCs w:val="21"/>
                <w:lang w:val="en-US" w:eastAsia="zh-CN"/>
              </w:rPr>
              <w:t>用户密码加密存储，连续输错密码锁定账号</w:t>
            </w:r>
          </w:p>
          <w:p w14:paraId="1EAA049C">
            <w:pPr>
              <w:keepNext/>
              <w:keepLines w:val="0"/>
              <w:pageBreakBefore w:val="0"/>
              <w:widowControl/>
              <w:numPr>
                <w:ilvl w:val="0"/>
                <w:numId w:val="19"/>
              </w:numPr>
              <w:tabs>
                <w:tab w:val="left" w:pos="0"/>
              </w:tabs>
              <w:kinsoku/>
              <w:wordWrap/>
              <w:overflowPunct/>
              <w:topLinePunct w:val="0"/>
              <w:autoSpaceDE/>
              <w:autoSpaceDN/>
              <w:bidi w:val="0"/>
              <w:adjustRightInd/>
              <w:snapToGrid/>
              <w:spacing w:before="0" w:after="0"/>
              <w:ind w:leftChars="0"/>
              <w:textAlignment w:val="auto"/>
              <w:outlineLvl w:val="9"/>
              <w:rPr>
                <w:rFonts w:hint="eastAsia" w:ascii="Times New Roman" w:hAnsi="Times New Roman" w:eastAsia="宋体" w:cs="Times New Roman"/>
                <w:b w:val="0"/>
                <w:sz w:val="21"/>
                <w:szCs w:val="21"/>
              </w:rPr>
            </w:pPr>
            <w:r>
              <w:rPr>
                <w:rFonts w:hint="eastAsia" w:ascii="Times New Roman" w:hAnsi="Times New Roman" w:eastAsia="宋体" w:cs="Times New Roman"/>
                <w:b w:val="0"/>
                <w:sz w:val="21"/>
                <w:szCs w:val="21"/>
                <w:lang w:val="en-US" w:eastAsia="zh-CN"/>
              </w:rPr>
              <w:t>RBAC权限隔离，菜单、数据双重权限控制，禁止越权访问</w:t>
            </w:r>
          </w:p>
          <w:p w14:paraId="5FD233CE">
            <w:pPr>
              <w:keepNext/>
              <w:keepLines w:val="0"/>
              <w:pageBreakBefore w:val="0"/>
              <w:widowControl/>
              <w:numPr>
                <w:ilvl w:val="0"/>
                <w:numId w:val="19"/>
              </w:numPr>
              <w:tabs>
                <w:tab w:val="left" w:pos="0"/>
              </w:tabs>
              <w:kinsoku/>
              <w:wordWrap/>
              <w:overflowPunct/>
              <w:topLinePunct w:val="0"/>
              <w:autoSpaceDE/>
              <w:autoSpaceDN/>
              <w:bidi w:val="0"/>
              <w:adjustRightInd/>
              <w:snapToGrid/>
              <w:spacing w:before="0" w:after="0"/>
              <w:ind w:leftChars="0"/>
              <w:textAlignment w:val="auto"/>
              <w:outlineLvl w:val="9"/>
              <w:rPr>
                <w:rFonts w:hint="eastAsia" w:ascii="Times New Roman" w:hAnsi="Times New Roman" w:eastAsia="宋体" w:cs="Times New Roman"/>
                <w:b w:val="0"/>
                <w:sz w:val="21"/>
                <w:szCs w:val="21"/>
              </w:rPr>
            </w:pPr>
            <w:r>
              <w:rPr>
                <w:rFonts w:hint="eastAsia" w:ascii="Times New Roman" w:hAnsi="Times New Roman" w:eastAsia="宋体" w:cs="Times New Roman"/>
                <w:b w:val="0"/>
                <w:sz w:val="21"/>
                <w:szCs w:val="21"/>
                <w:lang w:val="en-US" w:eastAsia="zh-CN"/>
              </w:rPr>
              <w:t>基础防护SQL注入、XSS脚本攻击，过滤非法特殊字符</w:t>
            </w:r>
          </w:p>
          <w:p w14:paraId="5134EA9E">
            <w:pPr>
              <w:keepNext/>
              <w:keepLines w:val="0"/>
              <w:pageBreakBefore w:val="0"/>
              <w:widowControl/>
              <w:numPr>
                <w:ilvl w:val="0"/>
                <w:numId w:val="19"/>
              </w:numPr>
              <w:tabs>
                <w:tab w:val="left" w:pos="0"/>
              </w:tabs>
              <w:kinsoku/>
              <w:wordWrap/>
              <w:overflowPunct/>
              <w:topLinePunct w:val="0"/>
              <w:autoSpaceDE/>
              <w:autoSpaceDN/>
              <w:bidi w:val="0"/>
              <w:adjustRightInd/>
              <w:snapToGrid/>
              <w:spacing w:before="0" w:after="0"/>
              <w:ind w:leftChars="0"/>
              <w:textAlignment w:val="auto"/>
              <w:outlineLvl w:val="9"/>
              <w:rPr>
                <w:rFonts w:hint="eastAsia" w:ascii="Times New Roman" w:hAnsi="Times New Roman" w:eastAsia="宋体" w:cs="Times New Roman"/>
                <w:b w:val="0"/>
                <w:sz w:val="21"/>
                <w:szCs w:val="21"/>
              </w:rPr>
            </w:pPr>
            <w:r>
              <w:rPr>
                <w:rFonts w:hint="eastAsia" w:ascii="Times New Roman" w:hAnsi="Times New Roman" w:eastAsia="宋体" w:cs="Times New Roman"/>
                <w:b w:val="0"/>
                <w:sz w:val="21"/>
                <w:szCs w:val="21"/>
                <w:lang w:val="en-US" w:eastAsia="zh-CN"/>
              </w:rPr>
              <w:t>教师上传资源必须管理员审核后才对学生展示</w:t>
            </w:r>
          </w:p>
        </w:tc>
      </w:tr>
      <w:tr w14:paraId="6797F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718" w:type="pct"/>
            <w:tcBorders>
              <w:top w:val="single" w:color="auto" w:sz="4" w:space="0"/>
              <w:left w:val="single" w:color="auto" w:sz="4" w:space="0"/>
              <w:bottom w:val="single" w:color="auto" w:sz="4" w:space="0"/>
              <w:right w:val="single" w:color="auto" w:sz="4" w:space="0"/>
            </w:tcBorders>
            <w:shd w:val="clear" w:color="auto" w:fill="auto"/>
            <w:tcMar>
              <w:top w:w="60" w:type="dxa"/>
              <w:left w:w="60" w:type="dxa"/>
              <w:bottom w:w="60" w:type="dxa"/>
              <w:right w:w="60" w:type="dxa"/>
            </w:tcMar>
            <w:vAlign w:val="center"/>
          </w:tcPr>
          <w:p w14:paraId="352C0CEB">
            <w:pPr>
              <w:keepNext/>
              <w:keepLines w:val="0"/>
              <w:pageBreakBefore w:val="0"/>
              <w:widowControl/>
              <w:numPr>
                <w:ilvl w:val="1"/>
                <w:numId w:val="0"/>
              </w:numPr>
              <w:tabs>
                <w:tab w:val="left" w:pos="0"/>
              </w:tabs>
              <w:kinsoku/>
              <w:wordWrap/>
              <w:overflowPunct/>
              <w:topLinePunct w:val="0"/>
              <w:autoSpaceDE/>
              <w:autoSpaceDN/>
              <w:bidi w:val="0"/>
              <w:adjustRightInd/>
              <w:snapToGrid/>
              <w:spacing w:before="0" w:after="0"/>
              <w:ind w:leftChars="0"/>
              <w:jc w:val="center"/>
              <w:textAlignment w:val="auto"/>
              <w:outlineLvl w:val="9"/>
              <w:rPr>
                <w:rFonts w:hint="eastAsia" w:ascii="Times New Roman" w:hAnsi="Times New Roman" w:eastAsia="宋体" w:cs="Times New Roman"/>
                <w:b w:val="0"/>
                <w:sz w:val="21"/>
                <w:szCs w:val="21"/>
              </w:rPr>
            </w:pPr>
            <w:r>
              <w:rPr>
                <w:rFonts w:hint="eastAsia" w:ascii="Times New Roman" w:hAnsi="Times New Roman" w:eastAsia="宋体" w:cs="Times New Roman"/>
                <w:b w:val="0"/>
                <w:sz w:val="21"/>
                <w:szCs w:val="21"/>
                <w:lang w:val="en-US" w:eastAsia="zh-CN"/>
              </w:rPr>
              <w:t>易用性需求</w:t>
            </w:r>
          </w:p>
        </w:tc>
        <w:tc>
          <w:tcPr>
            <w:tcW w:w="4281" w:type="pct"/>
            <w:tcBorders>
              <w:top w:val="single" w:color="auto" w:sz="4" w:space="0"/>
              <w:left w:val="single" w:color="auto" w:sz="4" w:space="0"/>
              <w:bottom w:val="single" w:color="auto" w:sz="4" w:space="0"/>
              <w:right w:val="single" w:color="auto" w:sz="4" w:space="0"/>
            </w:tcBorders>
            <w:shd w:val="clear" w:color="auto" w:fill="auto"/>
            <w:tcMar>
              <w:top w:w="60" w:type="dxa"/>
              <w:left w:w="60" w:type="dxa"/>
              <w:bottom w:w="60" w:type="dxa"/>
              <w:right w:w="60" w:type="dxa"/>
            </w:tcMar>
            <w:vAlign w:val="center"/>
          </w:tcPr>
          <w:p w14:paraId="0B3F85B9">
            <w:pPr>
              <w:keepNext/>
              <w:keepLines w:val="0"/>
              <w:pageBreakBefore w:val="0"/>
              <w:widowControl/>
              <w:numPr>
                <w:ilvl w:val="0"/>
                <w:numId w:val="20"/>
              </w:numPr>
              <w:tabs>
                <w:tab w:val="left" w:pos="0"/>
              </w:tabs>
              <w:kinsoku/>
              <w:wordWrap/>
              <w:overflowPunct/>
              <w:topLinePunct w:val="0"/>
              <w:autoSpaceDE/>
              <w:autoSpaceDN/>
              <w:bidi w:val="0"/>
              <w:adjustRightInd/>
              <w:snapToGrid/>
              <w:spacing w:before="0" w:after="0"/>
              <w:ind w:leftChars="0"/>
              <w:textAlignment w:val="auto"/>
              <w:outlineLvl w:val="9"/>
              <w:rPr>
                <w:rFonts w:hint="eastAsia" w:ascii="Times New Roman" w:hAnsi="Times New Roman" w:eastAsia="宋体" w:cs="Times New Roman"/>
                <w:b w:val="0"/>
                <w:sz w:val="21"/>
                <w:szCs w:val="21"/>
                <w:lang w:val="en-US" w:eastAsia="zh-CN"/>
              </w:rPr>
            </w:pPr>
            <w:r>
              <w:rPr>
                <w:rFonts w:hint="eastAsia" w:ascii="Times New Roman" w:hAnsi="Times New Roman" w:eastAsia="宋体" w:cs="Times New Roman"/>
                <w:b w:val="0"/>
                <w:sz w:val="21"/>
                <w:szCs w:val="21"/>
                <w:lang w:val="en-US" w:eastAsia="zh-CN"/>
              </w:rPr>
              <w:t>核心业务操作步骤不超过3步，页面布局简洁直观</w:t>
            </w:r>
          </w:p>
          <w:p w14:paraId="6E3BE1A0">
            <w:pPr>
              <w:keepNext/>
              <w:keepLines w:val="0"/>
              <w:pageBreakBefore w:val="0"/>
              <w:widowControl/>
              <w:numPr>
                <w:ilvl w:val="0"/>
                <w:numId w:val="20"/>
              </w:numPr>
              <w:tabs>
                <w:tab w:val="left" w:pos="0"/>
              </w:tabs>
              <w:kinsoku/>
              <w:wordWrap/>
              <w:overflowPunct/>
              <w:topLinePunct w:val="0"/>
              <w:autoSpaceDE/>
              <w:autoSpaceDN/>
              <w:bidi w:val="0"/>
              <w:adjustRightInd/>
              <w:snapToGrid/>
              <w:spacing w:before="0" w:after="0"/>
              <w:ind w:leftChars="0"/>
              <w:textAlignment w:val="auto"/>
              <w:outlineLvl w:val="9"/>
              <w:rPr>
                <w:rFonts w:hint="eastAsia" w:ascii="Times New Roman" w:hAnsi="Times New Roman" w:eastAsia="宋体" w:cs="Times New Roman"/>
                <w:b w:val="0"/>
                <w:sz w:val="21"/>
                <w:szCs w:val="21"/>
              </w:rPr>
            </w:pPr>
            <w:r>
              <w:rPr>
                <w:rFonts w:hint="eastAsia" w:ascii="Times New Roman" w:hAnsi="Times New Roman" w:eastAsia="宋体" w:cs="Times New Roman"/>
                <w:b w:val="0"/>
                <w:sz w:val="21"/>
                <w:szCs w:val="21"/>
                <w:lang w:val="en-US" w:eastAsia="zh-CN"/>
              </w:rPr>
              <w:t>输入框、按钮配有文字提示，报错信息通俗易懂</w:t>
            </w:r>
          </w:p>
          <w:p w14:paraId="28267C3A">
            <w:pPr>
              <w:keepNext/>
              <w:keepLines w:val="0"/>
              <w:pageBreakBefore w:val="0"/>
              <w:widowControl/>
              <w:numPr>
                <w:ilvl w:val="0"/>
                <w:numId w:val="20"/>
              </w:numPr>
              <w:tabs>
                <w:tab w:val="left" w:pos="0"/>
              </w:tabs>
              <w:kinsoku/>
              <w:wordWrap/>
              <w:overflowPunct/>
              <w:topLinePunct w:val="0"/>
              <w:autoSpaceDE/>
              <w:autoSpaceDN/>
              <w:bidi w:val="0"/>
              <w:adjustRightInd/>
              <w:snapToGrid/>
              <w:spacing w:before="0" w:after="0"/>
              <w:ind w:leftChars="0"/>
              <w:textAlignment w:val="auto"/>
              <w:outlineLvl w:val="9"/>
              <w:rPr>
                <w:rFonts w:hint="eastAsia" w:ascii="Times New Roman" w:hAnsi="Times New Roman" w:eastAsia="宋体" w:cs="Times New Roman"/>
                <w:b w:val="0"/>
                <w:sz w:val="21"/>
                <w:szCs w:val="21"/>
              </w:rPr>
            </w:pPr>
            <w:r>
              <w:rPr>
                <w:rFonts w:hint="eastAsia" w:ascii="Times New Roman" w:hAnsi="Times New Roman" w:eastAsia="宋体" w:cs="Times New Roman"/>
                <w:b w:val="0"/>
                <w:sz w:val="21"/>
                <w:szCs w:val="21"/>
                <w:lang w:val="en-US" w:eastAsia="zh-CN"/>
              </w:rPr>
              <w:t>学生、教师、管理员区分独立入口，自动跳转对应首页</w:t>
            </w:r>
          </w:p>
          <w:p w14:paraId="472F8256">
            <w:pPr>
              <w:keepNext/>
              <w:keepLines w:val="0"/>
              <w:pageBreakBefore w:val="0"/>
              <w:widowControl/>
              <w:numPr>
                <w:ilvl w:val="0"/>
                <w:numId w:val="20"/>
              </w:numPr>
              <w:tabs>
                <w:tab w:val="left" w:pos="0"/>
              </w:tabs>
              <w:kinsoku/>
              <w:wordWrap/>
              <w:overflowPunct/>
              <w:topLinePunct w:val="0"/>
              <w:autoSpaceDE/>
              <w:autoSpaceDN/>
              <w:bidi w:val="0"/>
              <w:adjustRightInd/>
              <w:snapToGrid/>
              <w:spacing w:before="0" w:after="0"/>
              <w:ind w:leftChars="0"/>
              <w:textAlignment w:val="auto"/>
              <w:outlineLvl w:val="9"/>
              <w:rPr>
                <w:rFonts w:hint="eastAsia" w:ascii="Times New Roman" w:hAnsi="Times New Roman" w:eastAsia="宋体" w:cs="Times New Roman"/>
                <w:b w:val="0"/>
                <w:sz w:val="21"/>
                <w:szCs w:val="21"/>
              </w:rPr>
            </w:pPr>
            <w:r>
              <w:rPr>
                <w:rFonts w:hint="eastAsia" w:ascii="Times New Roman" w:hAnsi="Times New Roman" w:eastAsia="宋体" w:cs="Times New Roman"/>
                <w:b w:val="0"/>
                <w:sz w:val="21"/>
                <w:szCs w:val="21"/>
                <w:lang w:val="en-US" w:eastAsia="zh-CN"/>
              </w:rPr>
              <w:t>批量导入、批量导出功能醒目，减少重复人工操作</w:t>
            </w:r>
          </w:p>
        </w:tc>
      </w:tr>
    </w:tbl>
    <w:p w14:paraId="7D6C47F9">
      <w:pPr>
        <w:pStyle w:val="4"/>
        <w:numPr>
          <w:ilvl w:val="1"/>
          <w:numId w:val="0"/>
        </w:numPr>
        <w:bidi w:val="0"/>
        <w:spacing w:before="0" w:after="0"/>
        <w:ind w:leftChars="0"/>
        <w:rPr>
          <w:rFonts w:hint="eastAsia"/>
        </w:rPr>
      </w:pPr>
    </w:p>
    <w:p w14:paraId="4DBEF97F">
      <w:pPr>
        <w:pStyle w:val="3"/>
        <w:ind w:left="0" w:leftChars="0" w:firstLine="0" w:firstLineChars="0"/>
        <w:rPr>
          <w:rFonts w:hint="eastAsia"/>
        </w:rPr>
      </w:pPr>
    </w:p>
    <w:p w14:paraId="2D10B1FF">
      <w:pPr>
        <w:pStyle w:val="3"/>
        <w:ind w:left="0" w:leftChars="0" w:firstLine="0" w:firstLineChars="0"/>
        <w:rPr>
          <w:rFonts w:hint="eastAsia"/>
        </w:rPr>
      </w:pPr>
    </w:p>
    <w:p w14:paraId="37A96E31">
      <w:pPr>
        <w:pStyle w:val="4"/>
        <w:keepNext/>
        <w:keepLines w:val="0"/>
        <w:pageBreakBefore w:val="0"/>
        <w:widowControl/>
        <w:numPr>
          <w:ilvl w:val="1"/>
          <w:numId w:val="0"/>
        </w:numPr>
        <w:kinsoku/>
        <w:wordWrap/>
        <w:overflowPunct/>
        <w:topLinePunct w:val="0"/>
        <w:autoSpaceDE/>
        <w:autoSpaceDN/>
        <w:bidi w:val="0"/>
        <w:adjustRightInd/>
        <w:snapToGrid/>
        <w:spacing w:before="0" w:after="0" w:line="360" w:lineRule="auto"/>
        <w:ind w:leftChars="0"/>
        <w:textAlignment w:val="auto"/>
        <w:rPr>
          <w:rFonts w:hint="eastAsia"/>
        </w:rPr>
      </w:pPr>
    </w:p>
    <w:sectPr>
      <w:footerReference r:id="rId5" w:type="default"/>
      <w:pgSz w:w="11906" w:h="16838"/>
      <w:pgMar w:top="1440" w:right="1797" w:bottom="1440" w:left="1797" w:header="851" w:footer="992" w:gutter="0"/>
      <w:pgNumType w:fmt="decimal" w:start="1"/>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2"/>
    <w:family w:val="auto"/>
    <w:pitch w:val="default"/>
    <w:sig w:usb0="E0002EFF" w:usb1="C000785B" w:usb2="00000009" w:usb3="00000000" w:csb0="400001FF" w:csb1="FFFF0000"/>
  </w:font>
  <w:font w:name="宋体">
    <w:panose1 w:val="02010600030101010101"/>
    <w:charset w:val="81"/>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幼圆">
    <w:panose1 w:val="02010509060101010101"/>
    <w:charset w:val="86"/>
    <w:family w:val="modern"/>
    <w:pitch w:val="default"/>
    <w:sig w:usb0="00000001" w:usb1="080E0000" w:usb2="00000000" w:usb3="00000000" w:csb0="00040000" w:csb1="00000000"/>
  </w:font>
  <w:font w:name="ˎ̥">
    <w:altName w:val="Times New Roman"/>
    <w:panose1 w:val="00000000000000000000"/>
    <w:charset w:val="00"/>
    <w:family w:val="roman"/>
    <w:pitch w:val="default"/>
    <w:sig w:usb0="00000000" w:usb1="00000000" w:usb2="00000000" w:usb3="00000000" w:csb0="00040001" w:csb1="00000000"/>
  </w:font>
  <w:font w:name="楷体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FD5F5">
    <w:pPr>
      <w:pStyle w:val="24"/>
      <w:keepNext w:val="0"/>
      <w:keepLines w:val="0"/>
      <w:pageBreakBefore w:val="0"/>
      <w:widowControl/>
      <w:kinsoku/>
      <w:wordWrap/>
      <w:overflowPunct/>
      <w:topLinePunct w:val="0"/>
      <w:bidi w:val="0"/>
      <w:adjustRightInd/>
      <w:snapToGrid/>
      <w:ind w:right="0" w:firstLine="0"/>
      <w:jc w:val="left"/>
      <w:textAlignment w:val="auto"/>
      <w:rPr>
        <w:rFonts w:hint="eastAsia"/>
      </w:rPr>
    </w:pPr>
    <w:r>
      <w:rPr>
        <w:rFonts w:hint="eastAsia"/>
      </w:rPr>
      <w:t>Add：</w:t>
    </w:r>
    <w:r>
      <w:rPr>
        <w:rFonts w:hint="eastAsia" w:eastAsia="宋体"/>
        <w:lang w:val="en-US" w:eastAsia="zh-CN"/>
      </w:rPr>
      <w:t>成都理工大学综合实验大楼535</w:t>
    </w:r>
    <w:r>
      <w:rPr>
        <w:rFonts w:hint="eastAsia"/>
      </w:rPr>
      <w:t xml:space="preserve">         Tel: </w:t>
    </w:r>
    <w:r>
      <w:rPr>
        <w:rFonts w:hint="eastAsia" w:ascii="宋体" w:hAnsi="Times New Roman" w:eastAsia="宋体" w:cs="Times New Roman"/>
        <w:snapToGrid w:val="0"/>
        <w:lang w:val="en-US" w:eastAsia="zh-CN" w:bidi="ar-SA"/>
      </w:rPr>
      <w:t>028-84073431</w:t>
    </w:r>
    <w:r>
      <w:rPr>
        <w:sz w:val="20"/>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882EA0">
                          <w:pPr>
                            <w:pStyle w:val="24"/>
                            <w:keepNext w:val="0"/>
                            <w:keepLines w:val="0"/>
                            <w:pageBreakBefore w:val="0"/>
                            <w:widowControl/>
                            <w:kinsoku/>
                            <w:wordWrap/>
                            <w:overflowPunct/>
                            <w:topLinePunct w:val="0"/>
                            <w:bidi w:val="0"/>
                            <w:adjustRightInd/>
                            <w:snapToGrid/>
                            <w:ind w:right="400" w:rightChars="200" w:firstLine="400" w:firstLineChars="200"/>
                            <w:jc w:val="left"/>
                            <w:textAlignment w:val="auto"/>
                            <w:rPr>
                              <w:rStyle w:val="38"/>
                              <w:rFonts w:hint="eastAsia" w:eastAsia="宋体"/>
                              <w:lang w:val="en-US" w:eastAsia="zh-CN"/>
                            </w:rPr>
                          </w:pPr>
                          <w:r>
                            <w:rPr>
                              <w:rStyle w:val="38"/>
                              <w:rFonts w:hint="eastAsia" w:eastAsia="宋体"/>
                              <w:lang w:val="en-US" w:eastAsia="zh-CN"/>
                            </w:rPr>
                            <w:fldChar w:fldCharType="begin"/>
                          </w:r>
                          <w:r>
                            <w:rPr>
                              <w:rStyle w:val="38"/>
                              <w:rFonts w:hint="eastAsia" w:eastAsia="宋体"/>
                              <w:lang w:val="en-US" w:eastAsia="zh-CN"/>
                            </w:rPr>
                            <w:instrText xml:space="preserve"> PAGE  \* MERGEFORMAT </w:instrText>
                          </w:r>
                          <w:r>
                            <w:rPr>
                              <w:rStyle w:val="38"/>
                              <w:rFonts w:hint="eastAsia" w:eastAsia="宋体"/>
                              <w:lang w:val="en-US" w:eastAsia="zh-CN"/>
                            </w:rPr>
                            <w:fldChar w:fldCharType="separate"/>
                          </w:r>
                          <w:r>
                            <w:rPr>
                              <w:rStyle w:val="38"/>
                              <w:rFonts w:hint="eastAsia" w:eastAsia="宋体"/>
                              <w:lang w:val="en-US" w:eastAsia="zh-CN"/>
                            </w:rPr>
                            <w:t>1</w:t>
                          </w:r>
                          <w:r>
                            <w:rPr>
                              <w:rStyle w:val="38"/>
                              <w:rFonts w:hint="eastAsia" w:eastAsia="宋体"/>
                              <w:lang w:val="en-US"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18882EA0">
                    <w:pPr>
                      <w:pStyle w:val="24"/>
                      <w:keepNext w:val="0"/>
                      <w:keepLines w:val="0"/>
                      <w:pageBreakBefore w:val="0"/>
                      <w:widowControl/>
                      <w:kinsoku/>
                      <w:wordWrap/>
                      <w:overflowPunct/>
                      <w:topLinePunct w:val="0"/>
                      <w:bidi w:val="0"/>
                      <w:adjustRightInd/>
                      <w:snapToGrid/>
                      <w:ind w:right="400" w:rightChars="200" w:firstLine="400" w:firstLineChars="200"/>
                      <w:jc w:val="left"/>
                      <w:textAlignment w:val="auto"/>
                      <w:rPr>
                        <w:rStyle w:val="38"/>
                        <w:rFonts w:hint="eastAsia" w:eastAsia="宋体"/>
                        <w:lang w:val="en-US" w:eastAsia="zh-CN"/>
                      </w:rPr>
                    </w:pPr>
                    <w:r>
                      <w:rPr>
                        <w:rStyle w:val="38"/>
                        <w:rFonts w:hint="eastAsia" w:eastAsia="宋体"/>
                        <w:lang w:val="en-US" w:eastAsia="zh-CN"/>
                      </w:rPr>
                      <w:fldChar w:fldCharType="begin"/>
                    </w:r>
                    <w:r>
                      <w:rPr>
                        <w:rStyle w:val="38"/>
                        <w:rFonts w:hint="eastAsia" w:eastAsia="宋体"/>
                        <w:lang w:val="en-US" w:eastAsia="zh-CN"/>
                      </w:rPr>
                      <w:instrText xml:space="preserve"> PAGE  \* MERGEFORMAT </w:instrText>
                    </w:r>
                    <w:r>
                      <w:rPr>
                        <w:rStyle w:val="38"/>
                        <w:rFonts w:hint="eastAsia" w:eastAsia="宋体"/>
                        <w:lang w:val="en-US" w:eastAsia="zh-CN"/>
                      </w:rPr>
                      <w:fldChar w:fldCharType="separate"/>
                    </w:r>
                    <w:r>
                      <w:rPr>
                        <w:rStyle w:val="38"/>
                        <w:rFonts w:hint="eastAsia" w:eastAsia="宋体"/>
                        <w:lang w:val="en-US" w:eastAsia="zh-CN"/>
                      </w:rPr>
                      <w:t>1</w:t>
                    </w:r>
                    <w:r>
                      <w:rPr>
                        <w:rStyle w:val="38"/>
                        <w:rFonts w:hint="eastAsia" w:eastAsia="宋体"/>
                        <w:lang w:val="en-US" w:eastAsia="zh-CN"/>
                      </w:rPr>
                      <w:fldChar w:fldCharType="end"/>
                    </w:r>
                  </w:p>
                </w:txbxContent>
              </v:textbox>
            </v:shape>
          </w:pict>
        </mc:Fallback>
      </mc:AlternateContent>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0438D6">
    <w:pPr>
      <w:pStyle w:val="24"/>
      <w:keepNext w:val="0"/>
      <w:keepLines w:val="0"/>
      <w:pageBreakBefore w:val="0"/>
      <w:widowControl/>
      <w:kinsoku/>
      <w:wordWrap/>
      <w:overflowPunct/>
      <w:topLinePunct w:val="0"/>
      <w:bidi w:val="0"/>
      <w:adjustRightInd/>
      <w:snapToGrid/>
      <w:ind w:right="0" w:firstLine="0"/>
      <w:jc w:val="left"/>
      <w:textAlignment w:val="auto"/>
      <w:rPr>
        <w:rFonts w:hint="eastAsia"/>
      </w:rPr>
    </w:pPr>
    <w:r>
      <w:rPr>
        <w:rFonts w:hint="eastAsia"/>
      </w:rPr>
      <w:t>Add：</w:t>
    </w:r>
    <w:r>
      <w:rPr>
        <w:rFonts w:hint="eastAsia" w:eastAsia="宋体"/>
        <w:lang w:val="en-US" w:eastAsia="zh-CN"/>
      </w:rPr>
      <w:t>成都理工大学综合实验大楼535</w:t>
    </w:r>
    <w:r>
      <w:rPr>
        <w:rFonts w:hint="eastAsia"/>
      </w:rPr>
      <w:t xml:space="preserve">         Tel: </w:t>
    </w:r>
    <w:r>
      <w:rPr>
        <w:rFonts w:hint="eastAsia" w:ascii="宋体" w:hAnsi="Times New Roman" w:eastAsia="宋体" w:cs="Times New Roman"/>
        <w:snapToGrid w:val="0"/>
        <w:lang w:val="en-US" w:eastAsia="zh-CN" w:bidi="ar-SA"/>
      </w:rPr>
      <w:t>028-84073431</w:t>
    </w:r>
    <w:r>
      <w:rPr>
        <w:sz w:val="20"/>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8E3741">
                          <w:pPr>
                            <w:pStyle w:val="24"/>
                            <w:keepNext w:val="0"/>
                            <w:keepLines w:val="0"/>
                            <w:pageBreakBefore w:val="0"/>
                            <w:widowControl/>
                            <w:kinsoku/>
                            <w:wordWrap/>
                            <w:overflowPunct/>
                            <w:topLinePunct w:val="0"/>
                            <w:bidi w:val="0"/>
                            <w:adjustRightInd/>
                            <w:snapToGrid/>
                            <w:ind w:right="400" w:rightChars="200" w:firstLine="400" w:firstLineChars="200"/>
                            <w:jc w:val="left"/>
                            <w:textAlignment w:val="auto"/>
                            <w:rPr>
                              <w:rStyle w:val="38"/>
                              <w:rFonts w:hint="eastAsia" w:eastAsia="宋体"/>
                              <w:lang w:val="en-US" w:eastAsia="zh-CN"/>
                            </w:rPr>
                          </w:pPr>
                          <w:r>
                            <w:rPr>
                              <w:rStyle w:val="38"/>
                              <w:rFonts w:hint="eastAsia" w:eastAsia="宋体"/>
                              <w:lang w:val="en-US" w:eastAsia="zh-CN"/>
                            </w:rPr>
                            <w:t xml:space="preserve">第 </w:t>
                          </w:r>
                          <w:r>
                            <w:rPr>
                              <w:rStyle w:val="38"/>
                              <w:rFonts w:hint="eastAsia" w:eastAsia="宋体"/>
                              <w:lang w:val="en-US" w:eastAsia="zh-CN"/>
                            </w:rPr>
                            <w:fldChar w:fldCharType="begin"/>
                          </w:r>
                          <w:r>
                            <w:rPr>
                              <w:rStyle w:val="38"/>
                              <w:rFonts w:hint="eastAsia" w:eastAsia="宋体"/>
                              <w:lang w:val="en-US" w:eastAsia="zh-CN"/>
                            </w:rPr>
                            <w:instrText xml:space="preserve"> PAGE  \* MERGEFORMAT </w:instrText>
                          </w:r>
                          <w:r>
                            <w:rPr>
                              <w:rStyle w:val="38"/>
                              <w:rFonts w:hint="eastAsia" w:eastAsia="宋体"/>
                              <w:lang w:val="en-US" w:eastAsia="zh-CN"/>
                            </w:rPr>
                            <w:fldChar w:fldCharType="separate"/>
                          </w:r>
                          <w:r>
                            <w:rPr>
                              <w:rStyle w:val="38"/>
                              <w:rFonts w:hint="eastAsia" w:eastAsia="宋体"/>
                              <w:lang w:val="en-US" w:eastAsia="zh-CN"/>
                            </w:rPr>
                            <w:t>I</w:t>
                          </w:r>
                          <w:r>
                            <w:rPr>
                              <w:rStyle w:val="38"/>
                              <w:rFonts w:hint="eastAsia" w:eastAsia="宋体"/>
                              <w:lang w:val="en-US" w:eastAsia="zh-CN"/>
                            </w:rPr>
                            <w:fldChar w:fldCharType="end"/>
                          </w:r>
                          <w:r>
                            <w:rPr>
                              <w:rStyle w:val="38"/>
                              <w:rFonts w:hint="eastAsia" w:eastAsia="宋体"/>
                              <w:lang w:val="en-US" w:eastAsia="zh-CN"/>
                            </w:rPr>
                            <w:t xml:space="preserve"> 页 共 10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468E3741">
                    <w:pPr>
                      <w:pStyle w:val="24"/>
                      <w:keepNext w:val="0"/>
                      <w:keepLines w:val="0"/>
                      <w:pageBreakBefore w:val="0"/>
                      <w:widowControl/>
                      <w:kinsoku/>
                      <w:wordWrap/>
                      <w:overflowPunct/>
                      <w:topLinePunct w:val="0"/>
                      <w:bidi w:val="0"/>
                      <w:adjustRightInd/>
                      <w:snapToGrid/>
                      <w:ind w:right="400" w:rightChars="200" w:firstLine="400" w:firstLineChars="200"/>
                      <w:jc w:val="left"/>
                      <w:textAlignment w:val="auto"/>
                      <w:rPr>
                        <w:rStyle w:val="38"/>
                        <w:rFonts w:hint="eastAsia" w:eastAsia="宋体"/>
                        <w:lang w:val="en-US" w:eastAsia="zh-CN"/>
                      </w:rPr>
                    </w:pPr>
                    <w:r>
                      <w:rPr>
                        <w:rStyle w:val="38"/>
                        <w:rFonts w:hint="eastAsia" w:eastAsia="宋体"/>
                        <w:lang w:val="en-US" w:eastAsia="zh-CN"/>
                      </w:rPr>
                      <w:t xml:space="preserve">第 </w:t>
                    </w:r>
                    <w:r>
                      <w:rPr>
                        <w:rStyle w:val="38"/>
                        <w:rFonts w:hint="eastAsia" w:eastAsia="宋体"/>
                        <w:lang w:val="en-US" w:eastAsia="zh-CN"/>
                      </w:rPr>
                      <w:fldChar w:fldCharType="begin"/>
                    </w:r>
                    <w:r>
                      <w:rPr>
                        <w:rStyle w:val="38"/>
                        <w:rFonts w:hint="eastAsia" w:eastAsia="宋体"/>
                        <w:lang w:val="en-US" w:eastAsia="zh-CN"/>
                      </w:rPr>
                      <w:instrText xml:space="preserve"> PAGE  \* MERGEFORMAT </w:instrText>
                    </w:r>
                    <w:r>
                      <w:rPr>
                        <w:rStyle w:val="38"/>
                        <w:rFonts w:hint="eastAsia" w:eastAsia="宋体"/>
                        <w:lang w:val="en-US" w:eastAsia="zh-CN"/>
                      </w:rPr>
                      <w:fldChar w:fldCharType="separate"/>
                    </w:r>
                    <w:r>
                      <w:rPr>
                        <w:rStyle w:val="38"/>
                        <w:rFonts w:hint="eastAsia" w:eastAsia="宋体"/>
                        <w:lang w:val="en-US" w:eastAsia="zh-CN"/>
                      </w:rPr>
                      <w:t>I</w:t>
                    </w:r>
                    <w:r>
                      <w:rPr>
                        <w:rStyle w:val="38"/>
                        <w:rFonts w:hint="eastAsia" w:eastAsia="宋体"/>
                        <w:lang w:val="en-US" w:eastAsia="zh-CN"/>
                      </w:rPr>
                      <w:fldChar w:fldCharType="end"/>
                    </w:r>
                    <w:r>
                      <w:rPr>
                        <w:rStyle w:val="38"/>
                        <w:rFonts w:hint="eastAsia" w:eastAsia="宋体"/>
                        <w:lang w:val="en-US" w:eastAsia="zh-CN"/>
                      </w:rPr>
                      <w:t xml:space="preserve"> 页 共 10 页</w:t>
                    </w:r>
                  </w:p>
                </w:txbxContent>
              </v:textbox>
            </v:shape>
          </w:pict>
        </mc:Fallback>
      </mc:AlternateContent>
    </w:r>
    <w: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5"/>
      <w:tblW w:w="0" w:type="auto"/>
      <w:tblInd w:w="0" w:type="dxa"/>
      <w:tblBorders>
        <w:top w:val="none" w:color="auto" w:sz="0" w:space="0"/>
        <w:left w:val="none" w:color="auto" w:sz="0" w:space="0"/>
        <w:bottom w:val="single" w:color="auto" w:sz="6"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64"/>
      <w:gridCol w:w="4264"/>
    </w:tblGrid>
    <w:tr w14:paraId="053EF5A1">
      <w:tblPrEx>
        <w:tblBorders>
          <w:top w:val="none" w:color="auto" w:sz="0"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ins w:id="0" w:author="henry xiao" w:date="2002-07-24T15:06:00Z"/>
      </w:trPr>
      <w:tc>
        <w:tcPr>
          <w:tcW w:w="4264" w:type="dxa"/>
          <w:noWrap w:val="0"/>
          <w:vAlign w:val="top"/>
        </w:tcPr>
        <w:p w14:paraId="0C343410">
          <w:pPr>
            <w:pStyle w:val="25"/>
            <w:ind w:firstLine="400"/>
            <w:jc w:val="both"/>
            <w:rPr>
              <w:ins w:id="1" w:author="henry xiao" w:date="2002-07-24T15:06:00Z"/>
              <w:rFonts w:hint="eastAsia"/>
            </w:rPr>
          </w:pPr>
          <w:r>
            <w:rPr>
              <w:rFonts w:hint="eastAsia"/>
            </w:rPr>
            <w:t>软件需求规约</w:t>
          </w:r>
        </w:p>
      </w:tc>
      <w:tc>
        <w:tcPr>
          <w:tcW w:w="4264" w:type="dxa"/>
          <w:noWrap w:val="0"/>
          <w:vAlign w:val="top"/>
        </w:tcPr>
        <w:p w14:paraId="75564261">
          <w:pPr>
            <w:pStyle w:val="25"/>
            <w:jc w:val="right"/>
            <w:rPr>
              <w:ins w:id="2" w:author="henry xiao" w:date="2002-07-24T15:06:00Z"/>
              <w:rFonts w:hint="default" w:eastAsia="宋体"/>
              <w:lang w:val="en-US" w:eastAsia="zh-CN"/>
            </w:rPr>
          </w:pPr>
          <w:r>
            <w:rPr>
              <w:rFonts w:hint="eastAsia"/>
              <w:lang w:val="en-US" w:eastAsia="zh-CN"/>
            </w:rPr>
            <w:t>智能化在线教学支持服务平台管理中心系统</w:t>
          </w:r>
        </w:p>
      </w:tc>
    </w:tr>
  </w:tbl>
  <w:p w14:paraId="09D1D750">
    <w:pPr>
      <w:pStyle w:val="25"/>
      <w:ind w:firstLine="400"/>
      <w:jc w:val="both"/>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C8A6C5"/>
    <w:multiLevelType w:val="singleLevel"/>
    <w:tmpl w:val="81C8A6C5"/>
    <w:lvl w:ilvl="0" w:tentative="0">
      <w:start w:val="1"/>
      <w:numFmt w:val="decimal"/>
      <w:suff w:val="space"/>
      <w:lvlText w:val="%1."/>
      <w:lvlJc w:val="left"/>
    </w:lvl>
  </w:abstractNum>
  <w:abstractNum w:abstractNumId="1">
    <w:nsid w:val="892465BC"/>
    <w:multiLevelType w:val="singleLevel"/>
    <w:tmpl w:val="892465BC"/>
    <w:lvl w:ilvl="0" w:tentative="0">
      <w:start w:val="1"/>
      <w:numFmt w:val="decimal"/>
      <w:suff w:val="nothing"/>
      <w:lvlText w:val="（%1）"/>
      <w:lvlJc w:val="left"/>
    </w:lvl>
  </w:abstractNum>
  <w:abstractNum w:abstractNumId="2">
    <w:nsid w:val="A01B670C"/>
    <w:multiLevelType w:val="singleLevel"/>
    <w:tmpl w:val="A01B670C"/>
    <w:lvl w:ilvl="0" w:tentative="0">
      <w:start w:val="1"/>
      <w:numFmt w:val="bullet"/>
      <w:suff w:val="space"/>
      <w:lvlText w:val=""/>
      <w:lvlJc w:val="left"/>
      <w:pPr>
        <w:ind w:left="420" w:hanging="420"/>
      </w:pPr>
      <w:rPr>
        <w:rFonts w:hint="default" w:ascii="Wingdings" w:hAnsi="Wingdings"/>
        <w:sz w:val="13"/>
        <w:szCs w:val="13"/>
      </w:rPr>
    </w:lvl>
  </w:abstractNum>
  <w:abstractNum w:abstractNumId="3">
    <w:nsid w:val="A966EE92"/>
    <w:multiLevelType w:val="singleLevel"/>
    <w:tmpl w:val="A966EE92"/>
    <w:lvl w:ilvl="0" w:tentative="0">
      <w:start w:val="1"/>
      <w:numFmt w:val="decimal"/>
      <w:suff w:val="space"/>
      <w:lvlText w:val="%1."/>
      <w:lvlJc w:val="left"/>
    </w:lvl>
  </w:abstractNum>
  <w:abstractNum w:abstractNumId="4">
    <w:nsid w:val="AE846839"/>
    <w:multiLevelType w:val="singleLevel"/>
    <w:tmpl w:val="AE846839"/>
    <w:lvl w:ilvl="0" w:tentative="0">
      <w:start w:val="1"/>
      <w:numFmt w:val="decimal"/>
      <w:suff w:val="space"/>
      <w:lvlText w:val="%1."/>
      <w:lvlJc w:val="left"/>
    </w:lvl>
  </w:abstractNum>
  <w:abstractNum w:abstractNumId="5">
    <w:nsid w:val="C04E4058"/>
    <w:multiLevelType w:val="multilevel"/>
    <w:tmpl w:val="C04E4058"/>
    <w:lvl w:ilvl="0" w:tentative="0">
      <w:start w:val="1"/>
      <w:numFmt w:val="decimal"/>
      <w:pStyle w:val="2"/>
      <w:suff w:val="space"/>
      <w:lvlText w:val="%1."/>
      <w:lvlJc w:val="left"/>
      <w:pPr>
        <w:ind w:left="0" w:firstLine="0"/>
      </w:pPr>
      <w:rPr>
        <w:rFonts w:hint="default" w:ascii="Arial" w:hAnsi="Arial" w:eastAsia="黑体" w:cs="Arial"/>
        <w:b/>
        <w:bCs w:val="0"/>
        <w:sz w:val="32"/>
        <w:szCs w:val="32"/>
      </w:rPr>
    </w:lvl>
    <w:lvl w:ilvl="1" w:tentative="0">
      <w:start w:val="1"/>
      <w:numFmt w:val="decimal"/>
      <w:pStyle w:val="4"/>
      <w:suff w:val="space"/>
      <w:lvlText w:val="%1.%2"/>
      <w:lvlJc w:val="left"/>
      <w:pPr>
        <w:ind w:left="0" w:firstLine="0"/>
      </w:pPr>
      <w:rPr>
        <w:rFonts w:hint="default" w:ascii="Arial" w:hAnsi="Arial" w:eastAsia="黑体"/>
        <w:b/>
        <w:sz w:val="28"/>
        <w:szCs w:val="28"/>
      </w:rPr>
    </w:lvl>
    <w:lvl w:ilvl="2" w:tentative="0">
      <w:start w:val="1"/>
      <w:numFmt w:val="decimal"/>
      <w:pStyle w:val="5"/>
      <w:suff w:val="space"/>
      <w:lvlText w:val="%1.%2.%3"/>
      <w:lvlJc w:val="left"/>
      <w:pPr>
        <w:ind w:left="0" w:firstLine="0"/>
      </w:pPr>
    </w:lvl>
    <w:lvl w:ilvl="3" w:tentative="0">
      <w:start w:val="1"/>
      <w:numFmt w:val="decimal"/>
      <w:pStyle w:val="6"/>
      <w:suff w:val="space"/>
      <w:lvlText w:val="%1.%2.%3.%4"/>
      <w:lvlJc w:val="left"/>
      <w:pPr>
        <w:ind w:left="0" w:firstLine="0"/>
      </w:pPr>
      <w:rPr>
        <w:rFonts w:hint="eastAsia"/>
      </w:rPr>
    </w:lvl>
    <w:lvl w:ilvl="4" w:tentative="0">
      <w:start w:val="1"/>
      <w:numFmt w:val="decimal"/>
      <w:pStyle w:val="7"/>
      <w:suff w:val="space"/>
      <w:lvlText w:val="%1.%2.%3.%4.%5"/>
      <w:lvlJc w:val="left"/>
      <w:pPr>
        <w:ind w:left="0" w:firstLine="0"/>
      </w:pPr>
      <w:rPr>
        <w:rFonts w:hint="eastAsia"/>
      </w:rPr>
    </w:lvl>
    <w:lvl w:ilvl="5" w:tentative="0">
      <w:start w:val="1"/>
      <w:numFmt w:val="decimal"/>
      <w:pStyle w:val="8"/>
      <w:suff w:val="space"/>
      <w:lvlText w:val="%1.%2.%3.%4.%5.%6"/>
      <w:lvlJc w:val="left"/>
      <w:pPr>
        <w:ind w:left="0" w:firstLine="0"/>
      </w:pPr>
      <w:rPr>
        <w:rFonts w:hint="eastAsia"/>
      </w:rPr>
    </w:lvl>
    <w:lvl w:ilvl="6" w:tentative="0">
      <w:start w:val="1"/>
      <w:numFmt w:val="decimal"/>
      <w:pStyle w:val="9"/>
      <w:lvlText w:val="%1.%2.%3.%4.%5.%6.%7"/>
      <w:lvlJc w:val="left"/>
      <w:pPr>
        <w:tabs>
          <w:tab w:val="left" w:pos="0"/>
        </w:tabs>
        <w:ind w:left="0" w:firstLine="0"/>
      </w:pPr>
      <w:rPr>
        <w:rFonts w:hint="eastAsia"/>
      </w:rPr>
    </w:lvl>
    <w:lvl w:ilvl="7" w:tentative="0">
      <w:start w:val="1"/>
      <w:numFmt w:val="decimal"/>
      <w:pStyle w:val="10"/>
      <w:lvlText w:val="%1.%2.%3.%4.%5.%6.%7.%8"/>
      <w:lvlJc w:val="left"/>
      <w:pPr>
        <w:tabs>
          <w:tab w:val="left" w:pos="0"/>
        </w:tabs>
        <w:ind w:left="0" w:firstLine="0"/>
      </w:pPr>
      <w:rPr>
        <w:rFonts w:hint="eastAsia"/>
      </w:rPr>
    </w:lvl>
    <w:lvl w:ilvl="8" w:tentative="0">
      <w:start w:val="1"/>
      <w:numFmt w:val="decimal"/>
      <w:pStyle w:val="11"/>
      <w:lvlText w:val="%1.%2.%3.%4.%5.%6.%7.%8.%9"/>
      <w:lvlJc w:val="left"/>
      <w:pPr>
        <w:tabs>
          <w:tab w:val="left" w:pos="0"/>
        </w:tabs>
        <w:ind w:left="0" w:firstLine="0"/>
      </w:pPr>
      <w:rPr>
        <w:rFonts w:hint="eastAsia"/>
      </w:rPr>
    </w:lvl>
  </w:abstractNum>
  <w:abstractNum w:abstractNumId="6">
    <w:nsid w:val="C8B17C4B"/>
    <w:multiLevelType w:val="singleLevel"/>
    <w:tmpl w:val="C8B17C4B"/>
    <w:lvl w:ilvl="0" w:tentative="0">
      <w:start w:val="1"/>
      <w:numFmt w:val="decimal"/>
      <w:suff w:val="space"/>
      <w:lvlText w:val="%1."/>
      <w:lvlJc w:val="left"/>
      <w:pPr/>
    </w:lvl>
  </w:abstractNum>
  <w:abstractNum w:abstractNumId="7">
    <w:nsid w:val="CDA9763A"/>
    <w:multiLevelType w:val="singleLevel"/>
    <w:tmpl w:val="CDA9763A"/>
    <w:lvl w:ilvl="0" w:tentative="0">
      <w:start w:val="1"/>
      <w:numFmt w:val="decimal"/>
      <w:suff w:val="nothing"/>
      <w:lvlText w:val="（%1）"/>
      <w:lvlJc w:val="left"/>
    </w:lvl>
  </w:abstractNum>
  <w:abstractNum w:abstractNumId="8">
    <w:nsid w:val="CED57A01"/>
    <w:multiLevelType w:val="singleLevel"/>
    <w:tmpl w:val="CED57A01"/>
    <w:lvl w:ilvl="0" w:tentative="0">
      <w:start w:val="1"/>
      <w:numFmt w:val="decimal"/>
      <w:suff w:val="space"/>
      <w:lvlText w:val="%1."/>
      <w:lvlJc w:val="left"/>
    </w:lvl>
  </w:abstractNum>
  <w:abstractNum w:abstractNumId="9">
    <w:nsid w:val="D4C31F39"/>
    <w:multiLevelType w:val="singleLevel"/>
    <w:tmpl w:val="D4C31F39"/>
    <w:lvl w:ilvl="0" w:tentative="0">
      <w:start w:val="1"/>
      <w:numFmt w:val="decimal"/>
      <w:suff w:val="space"/>
      <w:lvlText w:val="%1."/>
      <w:lvlJc w:val="left"/>
    </w:lvl>
  </w:abstractNum>
  <w:abstractNum w:abstractNumId="10">
    <w:nsid w:val="D8DF0470"/>
    <w:multiLevelType w:val="singleLevel"/>
    <w:tmpl w:val="D8DF0470"/>
    <w:lvl w:ilvl="0" w:tentative="0">
      <w:start w:val="1"/>
      <w:numFmt w:val="decimal"/>
      <w:suff w:val="space"/>
      <w:lvlText w:val="%1."/>
      <w:lvlJc w:val="left"/>
    </w:lvl>
  </w:abstractNum>
  <w:abstractNum w:abstractNumId="11">
    <w:nsid w:val="F534AFE3"/>
    <w:multiLevelType w:val="singleLevel"/>
    <w:tmpl w:val="F534AFE3"/>
    <w:lvl w:ilvl="0" w:tentative="0">
      <w:start w:val="1"/>
      <w:numFmt w:val="decimal"/>
      <w:suff w:val="space"/>
      <w:lvlText w:val="%1."/>
      <w:lvlJc w:val="left"/>
    </w:lvl>
  </w:abstractNum>
  <w:abstractNum w:abstractNumId="12">
    <w:nsid w:val="2AE3AF5A"/>
    <w:multiLevelType w:val="singleLevel"/>
    <w:tmpl w:val="2AE3AF5A"/>
    <w:lvl w:ilvl="0" w:tentative="0">
      <w:start w:val="1"/>
      <w:numFmt w:val="decimal"/>
      <w:suff w:val="space"/>
      <w:lvlText w:val="%1."/>
      <w:lvlJc w:val="left"/>
    </w:lvl>
  </w:abstractNum>
  <w:abstractNum w:abstractNumId="13">
    <w:nsid w:val="2BC2769F"/>
    <w:multiLevelType w:val="singleLevel"/>
    <w:tmpl w:val="2BC2769F"/>
    <w:lvl w:ilvl="0" w:tentative="0">
      <w:start w:val="1"/>
      <w:numFmt w:val="decimal"/>
      <w:suff w:val="space"/>
      <w:lvlText w:val="%1."/>
      <w:lvlJc w:val="left"/>
    </w:lvl>
  </w:abstractNum>
  <w:abstractNum w:abstractNumId="14">
    <w:nsid w:val="31EFDB2C"/>
    <w:multiLevelType w:val="singleLevel"/>
    <w:tmpl w:val="31EFDB2C"/>
    <w:lvl w:ilvl="0" w:tentative="0">
      <w:start w:val="1"/>
      <w:numFmt w:val="decimal"/>
      <w:suff w:val="space"/>
      <w:lvlText w:val="%1."/>
      <w:lvlJc w:val="left"/>
    </w:lvl>
  </w:abstractNum>
  <w:abstractNum w:abstractNumId="15">
    <w:nsid w:val="3ACF308C"/>
    <w:multiLevelType w:val="singleLevel"/>
    <w:tmpl w:val="3ACF308C"/>
    <w:lvl w:ilvl="0" w:tentative="0">
      <w:start w:val="1"/>
      <w:numFmt w:val="decimal"/>
      <w:suff w:val="space"/>
      <w:lvlText w:val="%1."/>
      <w:lvlJc w:val="left"/>
    </w:lvl>
  </w:abstractNum>
  <w:abstractNum w:abstractNumId="16">
    <w:nsid w:val="54241974"/>
    <w:multiLevelType w:val="singleLevel"/>
    <w:tmpl w:val="54241974"/>
    <w:lvl w:ilvl="0" w:tentative="0">
      <w:start w:val="1"/>
      <w:numFmt w:val="decimal"/>
      <w:suff w:val="space"/>
      <w:lvlText w:val="%1."/>
      <w:lvlJc w:val="left"/>
    </w:lvl>
  </w:abstractNum>
  <w:abstractNum w:abstractNumId="17">
    <w:nsid w:val="5480CCA6"/>
    <w:multiLevelType w:val="singleLevel"/>
    <w:tmpl w:val="5480CCA6"/>
    <w:lvl w:ilvl="0" w:tentative="0">
      <w:start w:val="1"/>
      <w:numFmt w:val="decimal"/>
      <w:suff w:val="space"/>
      <w:lvlText w:val="%1."/>
      <w:lvlJc w:val="left"/>
    </w:lvl>
  </w:abstractNum>
  <w:abstractNum w:abstractNumId="18">
    <w:nsid w:val="5729BEF4"/>
    <w:multiLevelType w:val="singleLevel"/>
    <w:tmpl w:val="5729BEF4"/>
    <w:lvl w:ilvl="0" w:tentative="0">
      <w:start w:val="1"/>
      <w:numFmt w:val="decimal"/>
      <w:suff w:val="space"/>
      <w:lvlText w:val="%1."/>
      <w:lvlJc w:val="left"/>
    </w:lvl>
  </w:abstractNum>
  <w:abstractNum w:abstractNumId="19">
    <w:nsid w:val="5958099D"/>
    <w:multiLevelType w:val="singleLevel"/>
    <w:tmpl w:val="5958099D"/>
    <w:lvl w:ilvl="0" w:tentative="0">
      <w:start w:val="1"/>
      <w:numFmt w:val="bullet"/>
      <w:suff w:val="space"/>
      <w:lvlText w:val=""/>
      <w:lvlJc w:val="left"/>
      <w:pPr>
        <w:ind w:left="420" w:hanging="420"/>
      </w:pPr>
      <w:rPr>
        <w:rFonts w:hint="default" w:ascii="Wingdings" w:hAnsi="Wingdings"/>
        <w:sz w:val="13"/>
        <w:szCs w:val="13"/>
      </w:rPr>
    </w:lvl>
  </w:abstractNum>
  <w:num w:numId="1">
    <w:abstractNumId w:val="5"/>
  </w:num>
  <w:num w:numId="2">
    <w:abstractNumId w:val="16"/>
  </w:num>
  <w:num w:numId="3">
    <w:abstractNumId w:val="8"/>
  </w:num>
  <w:num w:numId="4">
    <w:abstractNumId w:val="6"/>
  </w:num>
  <w:num w:numId="5">
    <w:abstractNumId w:val="13"/>
  </w:num>
  <w:num w:numId="6">
    <w:abstractNumId w:val="7"/>
  </w:num>
  <w:num w:numId="7">
    <w:abstractNumId w:val="2"/>
  </w:num>
  <w:num w:numId="8">
    <w:abstractNumId w:val="19"/>
  </w:num>
  <w:num w:numId="9">
    <w:abstractNumId w:val="4"/>
  </w:num>
  <w:num w:numId="10">
    <w:abstractNumId w:val="15"/>
  </w:num>
  <w:num w:numId="11">
    <w:abstractNumId w:val="1"/>
  </w:num>
  <w:num w:numId="12">
    <w:abstractNumId w:val="0"/>
  </w:num>
  <w:num w:numId="13">
    <w:abstractNumId w:val="11"/>
  </w:num>
  <w:num w:numId="14">
    <w:abstractNumId w:val="3"/>
  </w:num>
  <w:num w:numId="15">
    <w:abstractNumId w:val="17"/>
  </w:num>
  <w:num w:numId="16">
    <w:abstractNumId w:val="12"/>
  </w:num>
  <w:num w:numId="17">
    <w:abstractNumId w:val="18"/>
  </w:num>
  <w:num w:numId="18">
    <w:abstractNumId w:val="10"/>
  </w:num>
  <w:num w:numId="19">
    <w:abstractNumId w:val="9"/>
  </w:num>
  <w:num w:numId="20">
    <w:abstractNumId w:val="1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henry xiao">
    <w15:presenceInfo w15:providerId="None" w15:userId="henry xia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FjNGM2ZDAyOTg3MGRmZWJmMzcwYTQ5MjA5ZGVjY2MifQ=="/>
  </w:docVars>
  <w:rsids>
    <w:rsidRoot w:val="00172A27"/>
    <w:rsid w:val="0000211A"/>
    <w:rsid w:val="00013B24"/>
    <w:rsid w:val="00016952"/>
    <w:rsid w:val="00022F5C"/>
    <w:rsid w:val="00023B02"/>
    <w:rsid w:val="00035ED6"/>
    <w:rsid w:val="00036CB6"/>
    <w:rsid w:val="00043FA8"/>
    <w:rsid w:val="00046C81"/>
    <w:rsid w:val="00046E75"/>
    <w:rsid w:val="000535C3"/>
    <w:rsid w:val="00075CCB"/>
    <w:rsid w:val="00085639"/>
    <w:rsid w:val="000A4C29"/>
    <w:rsid w:val="000A60AF"/>
    <w:rsid w:val="000C0D9E"/>
    <w:rsid w:val="000D1042"/>
    <w:rsid w:val="000D1503"/>
    <w:rsid w:val="000D1CCA"/>
    <w:rsid w:val="00102BDB"/>
    <w:rsid w:val="001066FF"/>
    <w:rsid w:val="00112A99"/>
    <w:rsid w:val="00115349"/>
    <w:rsid w:val="0012275F"/>
    <w:rsid w:val="00125D73"/>
    <w:rsid w:val="00132D37"/>
    <w:rsid w:val="0013324C"/>
    <w:rsid w:val="00142485"/>
    <w:rsid w:val="00142809"/>
    <w:rsid w:val="00166E16"/>
    <w:rsid w:val="00176A33"/>
    <w:rsid w:val="00186DC6"/>
    <w:rsid w:val="00192869"/>
    <w:rsid w:val="00192E52"/>
    <w:rsid w:val="001A7B9D"/>
    <w:rsid w:val="001B1FE1"/>
    <w:rsid w:val="001B556F"/>
    <w:rsid w:val="001C5D10"/>
    <w:rsid w:val="001C6A7D"/>
    <w:rsid w:val="001E0E26"/>
    <w:rsid w:val="001E3D71"/>
    <w:rsid w:val="001F65B9"/>
    <w:rsid w:val="002118E6"/>
    <w:rsid w:val="002121C5"/>
    <w:rsid w:val="00212C9C"/>
    <w:rsid w:val="002253BB"/>
    <w:rsid w:val="002316B9"/>
    <w:rsid w:val="002346C4"/>
    <w:rsid w:val="0024031D"/>
    <w:rsid w:val="00241C35"/>
    <w:rsid w:val="0024650D"/>
    <w:rsid w:val="0027242E"/>
    <w:rsid w:val="002806C7"/>
    <w:rsid w:val="00285D13"/>
    <w:rsid w:val="002871A1"/>
    <w:rsid w:val="00295704"/>
    <w:rsid w:val="002A52B0"/>
    <w:rsid w:val="002A6011"/>
    <w:rsid w:val="002A6A31"/>
    <w:rsid w:val="002B02D0"/>
    <w:rsid w:val="002D394F"/>
    <w:rsid w:val="00312E73"/>
    <w:rsid w:val="00317260"/>
    <w:rsid w:val="003234CF"/>
    <w:rsid w:val="00323BC1"/>
    <w:rsid w:val="00330884"/>
    <w:rsid w:val="00337565"/>
    <w:rsid w:val="00353D82"/>
    <w:rsid w:val="00362799"/>
    <w:rsid w:val="00366081"/>
    <w:rsid w:val="00367638"/>
    <w:rsid w:val="00374EB5"/>
    <w:rsid w:val="003774C7"/>
    <w:rsid w:val="003952A6"/>
    <w:rsid w:val="003B206D"/>
    <w:rsid w:val="003C1106"/>
    <w:rsid w:val="003C2037"/>
    <w:rsid w:val="003C7A01"/>
    <w:rsid w:val="003D7E3F"/>
    <w:rsid w:val="00401351"/>
    <w:rsid w:val="004179F9"/>
    <w:rsid w:val="004222E8"/>
    <w:rsid w:val="00430537"/>
    <w:rsid w:val="004407D2"/>
    <w:rsid w:val="00455FAF"/>
    <w:rsid w:val="0045644B"/>
    <w:rsid w:val="00462E0E"/>
    <w:rsid w:val="004639B1"/>
    <w:rsid w:val="00464740"/>
    <w:rsid w:val="00476C81"/>
    <w:rsid w:val="00477E56"/>
    <w:rsid w:val="00485336"/>
    <w:rsid w:val="00491E01"/>
    <w:rsid w:val="004972DE"/>
    <w:rsid w:val="004A48B4"/>
    <w:rsid w:val="004A6B81"/>
    <w:rsid w:val="004B1BED"/>
    <w:rsid w:val="004D226D"/>
    <w:rsid w:val="004E7143"/>
    <w:rsid w:val="004F6B8D"/>
    <w:rsid w:val="00505818"/>
    <w:rsid w:val="00527A8A"/>
    <w:rsid w:val="00532DC2"/>
    <w:rsid w:val="005351BA"/>
    <w:rsid w:val="00574B0F"/>
    <w:rsid w:val="0058241B"/>
    <w:rsid w:val="00596A64"/>
    <w:rsid w:val="005A7BF5"/>
    <w:rsid w:val="005B49AF"/>
    <w:rsid w:val="005B791B"/>
    <w:rsid w:val="005C13B7"/>
    <w:rsid w:val="005C408B"/>
    <w:rsid w:val="005D3B37"/>
    <w:rsid w:val="005E588C"/>
    <w:rsid w:val="005E7FA4"/>
    <w:rsid w:val="005F5191"/>
    <w:rsid w:val="005F6A3D"/>
    <w:rsid w:val="00603025"/>
    <w:rsid w:val="0061045C"/>
    <w:rsid w:val="00622373"/>
    <w:rsid w:val="0062321A"/>
    <w:rsid w:val="0062769E"/>
    <w:rsid w:val="00630EBC"/>
    <w:rsid w:val="00632E62"/>
    <w:rsid w:val="00662461"/>
    <w:rsid w:val="0067435D"/>
    <w:rsid w:val="00677349"/>
    <w:rsid w:val="00693611"/>
    <w:rsid w:val="006A2E1F"/>
    <w:rsid w:val="006A3DF5"/>
    <w:rsid w:val="006D7AA2"/>
    <w:rsid w:val="006F21D0"/>
    <w:rsid w:val="0071038B"/>
    <w:rsid w:val="00725788"/>
    <w:rsid w:val="0072704E"/>
    <w:rsid w:val="00733EB4"/>
    <w:rsid w:val="00740E0F"/>
    <w:rsid w:val="00742529"/>
    <w:rsid w:val="0074665E"/>
    <w:rsid w:val="00747144"/>
    <w:rsid w:val="00757FE9"/>
    <w:rsid w:val="0078128A"/>
    <w:rsid w:val="0078289E"/>
    <w:rsid w:val="0079506B"/>
    <w:rsid w:val="007A2FA3"/>
    <w:rsid w:val="007B6B0C"/>
    <w:rsid w:val="007C7D9A"/>
    <w:rsid w:val="007F17FA"/>
    <w:rsid w:val="00845178"/>
    <w:rsid w:val="008541BA"/>
    <w:rsid w:val="00870FA1"/>
    <w:rsid w:val="0087765C"/>
    <w:rsid w:val="00881583"/>
    <w:rsid w:val="008A267D"/>
    <w:rsid w:val="008A7224"/>
    <w:rsid w:val="008B6ED2"/>
    <w:rsid w:val="008C24E5"/>
    <w:rsid w:val="008C7B38"/>
    <w:rsid w:val="008D120C"/>
    <w:rsid w:val="008F3531"/>
    <w:rsid w:val="00905EBF"/>
    <w:rsid w:val="00915EA9"/>
    <w:rsid w:val="00916F87"/>
    <w:rsid w:val="00920030"/>
    <w:rsid w:val="009245D5"/>
    <w:rsid w:val="0092621E"/>
    <w:rsid w:val="009279B6"/>
    <w:rsid w:val="009363A0"/>
    <w:rsid w:val="0094670E"/>
    <w:rsid w:val="00956006"/>
    <w:rsid w:val="009568E0"/>
    <w:rsid w:val="00965551"/>
    <w:rsid w:val="0097292C"/>
    <w:rsid w:val="00975BC8"/>
    <w:rsid w:val="00984E6C"/>
    <w:rsid w:val="00996E65"/>
    <w:rsid w:val="009B4E1B"/>
    <w:rsid w:val="009B5BF6"/>
    <w:rsid w:val="009C580D"/>
    <w:rsid w:val="009C5BF6"/>
    <w:rsid w:val="009C6326"/>
    <w:rsid w:val="009D41F5"/>
    <w:rsid w:val="009F21E2"/>
    <w:rsid w:val="009F2250"/>
    <w:rsid w:val="009F60B2"/>
    <w:rsid w:val="009F6DE4"/>
    <w:rsid w:val="00A118B4"/>
    <w:rsid w:val="00A20371"/>
    <w:rsid w:val="00A23BAE"/>
    <w:rsid w:val="00A33EE0"/>
    <w:rsid w:val="00A34867"/>
    <w:rsid w:val="00A367E1"/>
    <w:rsid w:val="00A61D58"/>
    <w:rsid w:val="00A66849"/>
    <w:rsid w:val="00A7632D"/>
    <w:rsid w:val="00AA2306"/>
    <w:rsid w:val="00AB51A7"/>
    <w:rsid w:val="00AF5E30"/>
    <w:rsid w:val="00B07D2D"/>
    <w:rsid w:val="00B11CE9"/>
    <w:rsid w:val="00B14894"/>
    <w:rsid w:val="00B20D1C"/>
    <w:rsid w:val="00B41A38"/>
    <w:rsid w:val="00B42644"/>
    <w:rsid w:val="00B4282B"/>
    <w:rsid w:val="00B54E17"/>
    <w:rsid w:val="00B553FE"/>
    <w:rsid w:val="00B656D7"/>
    <w:rsid w:val="00B66F7B"/>
    <w:rsid w:val="00B8145B"/>
    <w:rsid w:val="00B87A54"/>
    <w:rsid w:val="00BA46E0"/>
    <w:rsid w:val="00BA4D7E"/>
    <w:rsid w:val="00BA7001"/>
    <w:rsid w:val="00BE4461"/>
    <w:rsid w:val="00BF088E"/>
    <w:rsid w:val="00BF0E19"/>
    <w:rsid w:val="00BF44CD"/>
    <w:rsid w:val="00BF6438"/>
    <w:rsid w:val="00C057F2"/>
    <w:rsid w:val="00C105C8"/>
    <w:rsid w:val="00C179FC"/>
    <w:rsid w:val="00C22052"/>
    <w:rsid w:val="00C26398"/>
    <w:rsid w:val="00C45325"/>
    <w:rsid w:val="00C4762E"/>
    <w:rsid w:val="00C4785D"/>
    <w:rsid w:val="00C5071F"/>
    <w:rsid w:val="00C6112C"/>
    <w:rsid w:val="00C73BDC"/>
    <w:rsid w:val="00C759D2"/>
    <w:rsid w:val="00C823FA"/>
    <w:rsid w:val="00C83E24"/>
    <w:rsid w:val="00C92B40"/>
    <w:rsid w:val="00C95014"/>
    <w:rsid w:val="00C961AD"/>
    <w:rsid w:val="00C9725D"/>
    <w:rsid w:val="00CB395B"/>
    <w:rsid w:val="00CE66E0"/>
    <w:rsid w:val="00CF2972"/>
    <w:rsid w:val="00D035CF"/>
    <w:rsid w:val="00D07969"/>
    <w:rsid w:val="00D13644"/>
    <w:rsid w:val="00D14F2E"/>
    <w:rsid w:val="00D24D83"/>
    <w:rsid w:val="00D25A80"/>
    <w:rsid w:val="00D25EF0"/>
    <w:rsid w:val="00D43E5A"/>
    <w:rsid w:val="00D47EC6"/>
    <w:rsid w:val="00D7351C"/>
    <w:rsid w:val="00D853B6"/>
    <w:rsid w:val="00D92356"/>
    <w:rsid w:val="00D97BFC"/>
    <w:rsid w:val="00DC02D7"/>
    <w:rsid w:val="00DC5DE9"/>
    <w:rsid w:val="00DD26CA"/>
    <w:rsid w:val="00DE554B"/>
    <w:rsid w:val="00DE631A"/>
    <w:rsid w:val="00E03FF9"/>
    <w:rsid w:val="00E160F2"/>
    <w:rsid w:val="00E24809"/>
    <w:rsid w:val="00E27453"/>
    <w:rsid w:val="00E279DA"/>
    <w:rsid w:val="00E3097F"/>
    <w:rsid w:val="00E4280D"/>
    <w:rsid w:val="00E43174"/>
    <w:rsid w:val="00E44DDB"/>
    <w:rsid w:val="00E45724"/>
    <w:rsid w:val="00E476D3"/>
    <w:rsid w:val="00E52140"/>
    <w:rsid w:val="00E5329D"/>
    <w:rsid w:val="00E62E8B"/>
    <w:rsid w:val="00E66DB7"/>
    <w:rsid w:val="00E769A4"/>
    <w:rsid w:val="00E82201"/>
    <w:rsid w:val="00EA686C"/>
    <w:rsid w:val="00EB0B0C"/>
    <w:rsid w:val="00EB180A"/>
    <w:rsid w:val="00EB1C9E"/>
    <w:rsid w:val="00EB570D"/>
    <w:rsid w:val="00EB7D53"/>
    <w:rsid w:val="00EC060A"/>
    <w:rsid w:val="00EC6885"/>
    <w:rsid w:val="00ED7B36"/>
    <w:rsid w:val="00EF708E"/>
    <w:rsid w:val="00F02405"/>
    <w:rsid w:val="00F3490F"/>
    <w:rsid w:val="00F36ED6"/>
    <w:rsid w:val="00F37822"/>
    <w:rsid w:val="00F43BF6"/>
    <w:rsid w:val="00F53320"/>
    <w:rsid w:val="00F65F51"/>
    <w:rsid w:val="00F70FF4"/>
    <w:rsid w:val="00F754AE"/>
    <w:rsid w:val="00F8134C"/>
    <w:rsid w:val="00F93824"/>
    <w:rsid w:val="00FA32EF"/>
    <w:rsid w:val="00FA5F75"/>
    <w:rsid w:val="00FC3EAC"/>
    <w:rsid w:val="00FD425E"/>
    <w:rsid w:val="00FD4281"/>
    <w:rsid w:val="00FE502B"/>
    <w:rsid w:val="00FE73B1"/>
    <w:rsid w:val="00FF423F"/>
    <w:rsid w:val="03F1578E"/>
    <w:rsid w:val="04652B27"/>
    <w:rsid w:val="062E69A3"/>
    <w:rsid w:val="06BF53C9"/>
    <w:rsid w:val="070F608E"/>
    <w:rsid w:val="07435EB7"/>
    <w:rsid w:val="076A133A"/>
    <w:rsid w:val="095F012A"/>
    <w:rsid w:val="09815E0C"/>
    <w:rsid w:val="09903626"/>
    <w:rsid w:val="0A334B80"/>
    <w:rsid w:val="0ADF454E"/>
    <w:rsid w:val="0C1F7D50"/>
    <w:rsid w:val="0C4F5747"/>
    <w:rsid w:val="0CB63A18"/>
    <w:rsid w:val="0CF5561A"/>
    <w:rsid w:val="0E5A6BA9"/>
    <w:rsid w:val="0EC35F79"/>
    <w:rsid w:val="0F4B0D25"/>
    <w:rsid w:val="0F4F0B1B"/>
    <w:rsid w:val="0F854FCD"/>
    <w:rsid w:val="0FB1408E"/>
    <w:rsid w:val="10524A9C"/>
    <w:rsid w:val="10E548CC"/>
    <w:rsid w:val="112E1DCF"/>
    <w:rsid w:val="1145536B"/>
    <w:rsid w:val="1158509E"/>
    <w:rsid w:val="118653FD"/>
    <w:rsid w:val="1234638E"/>
    <w:rsid w:val="12C73D93"/>
    <w:rsid w:val="12CA3AEE"/>
    <w:rsid w:val="12DC585B"/>
    <w:rsid w:val="13587CF9"/>
    <w:rsid w:val="13CF716E"/>
    <w:rsid w:val="14AF41D2"/>
    <w:rsid w:val="14B06F9F"/>
    <w:rsid w:val="14CF422A"/>
    <w:rsid w:val="166A5DDC"/>
    <w:rsid w:val="16AD19E8"/>
    <w:rsid w:val="16ED44DA"/>
    <w:rsid w:val="1B245F4B"/>
    <w:rsid w:val="1B5C4729"/>
    <w:rsid w:val="1CB65AA2"/>
    <w:rsid w:val="1D36110B"/>
    <w:rsid w:val="1DDB508D"/>
    <w:rsid w:val="1DDE6E50"/>
    <w:rsid w:val="1E004AF3"/>
    <w:rsid w:val="20F56394"/>
    <w:rsid w:val="210D2FE2"/>
    <w:rsid w:val="22192BF7"/>
    <w:rsid w:val="22777A23"/>
    <w:rsid w:val="22ED3662"/>
    <w:rsid w:val="25415654"/>
    <w:rsid w:val="26981CD4"/>
    <w:rsid w:val="26990001"/>
    <w:rsid w:val="285D4AB6"/>
    <w:rsid w:val="28870A2D"/>
    <w:rsid w:val="2894790D"/>
    <w:rsid w:val="28C956C6"/>
    <w:rsid w:val="2B2A64A8"/>
    <w:rsid w:val="2B80303A"/>
    <w:rsid w:val="2C1B38E7"/>
    <w:rsid w:val="2CF41CC7"/>
    <w:rsid w:val="2D235F89"/>
    <w:rsid w:val="2EF10F8E"/>
    <w:rsid w:val="2F234AE5"/>
    <w:rsid w:val="2F954DAA"/>
    <w:rsid w:val="2FE70C36"/>
    <w:rsid w:val="31455D3E"/>
    <w:rsid w:val="330C5891"/>
    <w:rsid w:val="33900270"/>
    <w:rsid w:val="33D33F41"/>
    <w:rsid w:val="353510CF"/>
    <w:rsid w:val="355259E4"/>
    <w:rsid w:val="36E56B24"/>
    <w:rsid w:val="385A1522"/>
    <w:rsid w:val="38FE48DE"/>
    <w:rsid w:val="39231747"/>
    <w:rsid w:val="397A7FA5"/>
    <w:rsid w:val="39C20CBF"/>
    <w:rsid w:val="39C944DB"/>
    <w:rsid w:val="39E41F98"/>
    <w:rsid w:val="3A3D7BD0"/>
    <w:rsid w:val="3AB40B45"/>
    <w:rsid w:val="3BB54774"/>
    <w:rsid w:val="3BBF272C"/>
    <w:rsid w:val="3C277297"/>
    <w:rsid w:val="3C624897"/>
    <w:rsid w:val="3D7A6218"/>
    <w:rsid w:val="3E563F4D"/>
    <w:rsid w:val="3F7D386A"/>
    <w:rsid w:val="406B009A"/>
    <w:rsid w:val="41285E19"/>
    <w:rsid w:val="4185518C"/>
    <w:rsid w:val="4208169E"/>
    <w:rsid w:val="43487B44"/>
    <w:rsid w:val="440C3D1E"/>
    <w:rsid w:val="44462572"/>
    <w:rsid w:val="449D450B"/>
    <w:rsid w:val="45A176CC"/>
    <w:rsid w:val="46790A87"/>
    <w:rsid w:val="46AF05B5"/>
    <w:rsid w:val="47094CA0"/>
    <w:rsid w:val="47393878"/>
    <w:rsid w:val="488040A6"/>
    <w:rsid w:val="48FF5824"/>
    <w:rsid w:val="493F377B"/>
    <w:rsid w:val="49441489"/>
    <w:rsid w:val="49670FCA"/>
    <w:rsid w:val="4A8101F7"/>
    <w:rsid w:val="4B2B6DA4"/>
    <w:rsid w:val="4B916D91"/>
    <w:rsid w:val="4BD25472"/>
    <w:rsid w:val="4C03562B"/>
    <w:rsid w:val="4C592B7E"/>
    <w:rsid w:val="4D8179C4"/>
    <w:rsid w:val="503A35E5"/>
    <w:rsid w:val="50B03BC6"/>
    <w:rsid w:val="51AA1C7C"/>
    <w:rsid w:val="52304CA0"/>
    <w:rsid w:val="52D1001C"/>
    <w:rsid w:val="534720F4"/>
    <w:rsid w:val="54977258"/>
    <w:rsid w:val="56686400"/>
    <w:rsid w:val="57A777B2"/>
    <w:rsid w:val="57E36310"/>
    <w:rsid w:val="583B43C5"/>
    <w:rsid w:val="597162CA"/>
    <w:rsid w:val="59C5379A"/>
    <w:rsid w:val="5A71705C"/>
    <w:rsid w:val="5A8D6B2B"/>
    <w:rsid w:val="5AC95C92"/>
    <w:rsid w:val="5E3819D8"/>
    <w:rsid w:val="5E4F094E"/>
    <w:rsid w:val="5EAA3456"/>
    <w:rsid w:val="5F6751E7"/>
    <w:rsid w:val="5FF70158"/>
    <w:rsid w:val="606D6F96"/>
    <w:rsid w:val="613405C7"/>
    <w:rsid w:val="61477910"/>
    <w:rsid w:val="619C6B90"/>
    <w:rsid w:val="61F13A71"/>
    <w:rsid w:val="62350DEB"/>
    <w:rsid w:val="626E015C"/>
    <w:rsid w:val="62832486"/>
    <w:rsid w:val="63343EC4"/>
    <w:rsid w:val="63600BB5"/>
    <w:rsid w:val="637349EC"/>
    <w:rsid w:val="63D03A1A"/>
    <w:rsid w:val="65453C99"/>
    <w:rsid w:val="661A3845"/>
    <w:rsid w:val="66471CC5"/>
    <w:rsid w:val="669614A5"/>
    <w:rsid w:val="67542D87"/>
    <w:rsid w:val="67C131D4"/>
    <w:rsid w:val="67EC1211"/>
    <w:rsid w:val="68951B33"/>
    <w:rsid w:val="68AC51D0"/>
    <w:rsid w:val="69B907A6"/>
    <w:rsid w:val="6B656486"/>
    <w:rsid w:val="6B874416"/>
    <w:rsid w:val="6BF65F61"/>
    <w:rsid w:val="6C53185F"/>
    <w:rsid w:val="6CBE1296"/>
    <w:rsid w:val="6D72356A"/>
    <w:rsid w:val="6E0C6169"/>
    <w:rsid w:val="6E393F9E"/>
    <w:rsid w:val="6E4A58C8"/>
    <w:rsid w:val="6EA049AC"/>
    <w:rsid w:val="6EBD5154"/>
    <w:rsid w:val="6ED8429D"/>
    <w:rsid w:val="6F7C6217"/>
    <w:rsid w:val="6FB75690"/>
    <w:rsid w:val="71C54FAD"/>
    <w:rsid w:val="72137D76"/>
    <w:rsid w:val="7266678A"/>
    <w:rsid w:val="72CF35AD"/>
    <w:rsid w:val="73117D7E"/>
    <w:rsid w:val="74797FF9"/>
    <w:rsid w:val="74D379E1"/>
    <w:rsid w:val="750A2CD7"/>
    <w:rsid w:val="751C3D54"/>
    <w:rsid w:val="75633A7B"/>
    <w:rsid w:val="767D5E56"/>
    <w:rsid w:val="769A73DE"/>
    <w:rsid w:val="769E03BF"/>
    <w:rsid w:val="77A16B44"/>
    <w:rsid w:val="77A959CF"/>
    <w:rsid w:val="7861438C"/>
    <w:rsid w:val="7A195E96"/>
    <w:rsid w:val="7B0624FC"/>
    <w:rsid w:val="7B240982"/>
    <w:rsid w:val="7B3712C0"/>
    <w:rsid w:val="7BDD2F66"/>
    <w:rsid w:val="7C0A7241"/>
    <w:rsid w:val="7C194CA4"/>
    <w:rsid w:val="7C4B2553"/>
    <w:rsid w:val="7D2E6CA0"/>
    <w:rsid w:val="7DF643A8"/>
    <w:rsid w:val="7E98019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宋体" w:cs="Times New Roman"/>
      <w:snapToGrid w:val="0"/>
      <w:lang w:val="en-US" w:eastAsia="zh-CN" w:bidi="ar-SA"/>
    </w:rPr>
  </w:style>
  <w:style w:type="paragraph" w:styleId="2">
    <w:name w:val="heading 1"/>
    <w:basedOn w:val="1"/>
    <w:next w:val="3"/>
    <w:qFormat/>
    <w:uiPriority w:val="0"/>
    <w:pPr>
      <w:keepNext/>
      <w:numPr>
        <w:ilvl w:val="0"/>
        <w:numId w:val="1"/>
      </w:numPr>
      <w:tabs>
        <w:tab w:val="left" w:pos="0"/>
      </w:tabs>
      <w:spacing w:before="120" w:after="60"/>
      <w:outlineLvl w:val="0"/>
    </w:pPr>
    <w:rPr>
      <w:rFonts w:ascii="Arial" w:hAnsi="Arial"/>
      <w:b/>
      <w:snapToGrid w:val="0"/>
      <w:kern w:val="0"/>
      <w:sz w:val="32"/>
    </w:rPr>
  </w:style>
  <w:style w:type="paragraph" w:styleId="4">
    <w:name w:val="heading 2"/>
    <w:basedOn w:val="2"/>
    <w:next w:val="3"/>
    <w:qFormat/>
    <w:uiPriority w:val="0"/>
    <w:pPr>
      <w:numPr>
        <w:ilvl w:val="1"/>
        <w:numId w:val="1"/>
      </w:numPr>
      <w:outlineLvl w:val="1"/>
    </w:pPr>
    <w:rPr>
      <w:sz w:val="24"/>
    </w:rPr>
  </w:style>
  <w:style w:type="paragraph" w:styleId="5">
    <w:name w:val="heading 3"/>
    <w:basedOn w:val="2"/>
    <w:next w:val="3"/>
    <w:qFormat/>
    <w:uiPriority w:val="0"/>
    <w:pPr>
      <w:numPr>
        <w:ilvl w:val="2"/>
        <w:numId w:val="1"/>
      </w:numPr>
      <w:outlineLvl w:val="2"/>
    </w:pPr>
    <w:rPr>
      <w:b w:val="0"/>
      <w:i/>
      <w:sz w:val="21"/>
    </w:rPr>
  </w:style>
  <w:style w:type="paragraph" w:styleId="6">
    <w:name w:val="heading 4"/>
    <w:basedOn w:val="2"/>
    <w:next w:val="3"/>
    <w:qFormat/>
    <w:uiPriority w:val="0"/>
    <w:pPr>
      <w:numPr>
        <w:ilvl w:val="3"/>
        <w:numId w:val="1"/>
      </w:numPr>
      <w:spacing w:before="60"/>
      <w:outlineLvl w:val="3"/>
    </w:pPr>
    <w:rPr>
      <w:b w:val="0"/>
      <w:sz w:val="20"/>
    </w:rPr>
  </w:style>
  <w:style w:type="paragraph" w:styleId="7">
    <w:name w:val="heading 5"/>
    <w:basedOn w:val="1"/>
    <w:next w:val="3"/>
    <w:qFormat/>
    <w:uiPriority w:val="0"/>
    <w:pPr>
      <w:numPr>
        <w:ilvl w:val="4"/>
        <w:numId w:val="1"/>
      </w:numPr>
      <w:spacing w:before="60" w:after="60"/>
      <w:outlineLvl w:val="4"/>
    </w:pPr>
    <w:rPr>
      <w:rFonts w:ascii="Arial" w:hAnsi="Arial"/>
      <w:i/>
      <w:snapToGrid w:val="0"/>
      <w:kern w:val="0"/>
      <w:sz w:val="20"/>
    </w:rPr>
  </w:style>
  <w:style w:type="paragraph" w:styleId="8">
    <w:name w:val="heading 6"/>
    <w:basedOn w:val="1"/>
    <w:next w:val="1"/>
    <w:qFormat/>
    <w:uiPriority w:val="0"/>
    <w:pPr>
      <w:numPr>
        <w:ilvl w:val="5"/>
        <w:numId w:val="1"/>
      </w:numPr>
      <w:spacing w:before="60" w:after="60"/>
      <w:outlineLvl w:val="5"/>
    </w:pPr>
    <w:rPr>
      <w:rFonts w:ascii="Arial" w:hAnsi="Arial"/>
      <w:snapToGrid w:val="0"/>
      <w:kern w:val="0"/>
      <w:sz w:val="20"/>
    </w:rPr>
  </w:style>
  <w:style w:type="paragraph" w:styleId="9">
    <w:name w:val="heading 7"/>
    <w:basedOn w:val="1"/>
    <w:next w:val="1"/>
    <w:qFormat/>
    <w:uiPriority w:val="0"/>
    <w:pPr>
      <w:numPr>
        <w:ilvl w:val="6"/>
        <w:numId w:val="1"/>
      </w:numPr>
      <w:spacing w:before="60" w:after="60"/>
      <w:outlineLvl w:val="6"/>
    </w:pPr>
    <w:rPr>
      <w:rFonts w:ascii="Arial" w:hAnsi="Arial"/>
      <w:i/>
      <w:snapToGrid w:val="0"/>
      <w:kern w:val="0"/>
      <w:sz w:val="20"/>
    </w:rPr>
  </w:style>
  <w:style w:type="paragraph" w:styleId="10">
    <w:name w:val="heading 8"/>
    <w:basedOn w:val="1"/>
    <w:next w:val="1"/>
    <w:qFormat/>
    <w:uiPriority w:val="0"/>
    <w:pPr>
      <w:numPr>
        <w:ilvl w:val="7"/>
        <w:numId w:val="1"/>
      </w:numPr>
      <w:spacing w:before="240" w:after="60"/>
      <w:outlineLvl w:val="7"/>
    </w:pPr>
    <w:rPr>
      <w:rFonts w:ascii="Arial" w:hAnsi="Arial"/>
      <w:i/>
      <w:snapToGrid w:val="0"/>
      <w:kern w:val="0"/>
      <w:sz w:val="20"/>
    </w:rPr>
  </w:style>
  <w:style w:type="paragraph" w:styleId="11">
    <w:name w:val="heading 9"/>
    <w:basedOn w:val="1"/>
    <w:next w:val="1"/>
    <w:qFormat/>
    <w:uiPriority w:val="0"/>
    <w:pPr>
      <w:numPr>
        <w:ilvl w:val="8"/>
        <w:numId w:val="1"/>
      </w:numPr>
      <w:spacing w:before="240" w:after="60"/>
      <w:outlineLvl w:val="8"/>
    </w:pPr>
    <w:rPr>
      <w:rFonts w:ascii="Arial" w:hAnsi="Arial"/>
      <w:b/>
      <w:i/>
      <w:snapToGrid w:val="0"/>
      <w:kern w:val="0"/>
      <w:sz w:val="18"/>
    </w:rPr>
  </w:style>
  <w:style w:type="character" w:default="1" w:styleId="36">
    <w:name w:val="Default Paragraph Font"/>
    <w:qFormat/>
    <w:uiPriority w:val="0"/>
  </w:style>
  <w:style w:type="table" w:default="1" w:styleId="35">
    <w:name w:val="Normal Table"/>
    <w:semiHidden/>
    <w:qFormat/>
    <w:uiPriority w:val="0"/>
    <w:tblPr>
      <w:tblCellMar>
        <w:top w:w="0" w:type="dxa"/>
        <w:left w:w="108" w:type="dxa"/>
        <w:bottom w:w="0" w:type="dxa"/>
        <w:right w:w="108" w:type="dxa"/>
      </w:tblCellMar>
    </w:tblPr>
  </w:style>
  <w:style w:type="paragraph" w:styleId="3">
    <w:name w:val="Body Text"/>
    <w:basedOn w:val="1"/>
    <w:link w:val="43"/>
    <w:qFormat/>
    <w:uiPriority w:val="0"/>
    <w:pPr>
      <w:keepLines/>
      <w:spacing w:before="40" w:beforeLines="0" w:beforeAutospacing="0" w:after="40" w:afterLines="0" w:afterAutospacing="0"/>
      <w:ind w:left="720"/>
    </w:pPr>
    <w:rPr>
      <w:rFonts w:ascii="Arial" w:hAnsi="Arial" w:eastAsia="宋体"/>
      <w:snapToGrid w:val="0"/>
      <w:lang w:val="en-US" w:eastAsia="zh-CN"/>
    </w:rPr>
  </w:style>
  <w:style w:type="paragraph" w:styleId="12">
    <w:name w:val="toc 7"/>
    <w:basedOn w:val="1"/>
    <w:next w:val="1"/>
    <w:uiPriority w:val="39"/>
    <w:pPr>
      <w:ind w:left="1200"/>
    </w:pPr>
  </w:style>
  <w:style w:type="paragraph" w:styleId="13">
    <w:name w:val="Normal Indent"/>
    <w:basedOn w:val="1"/>
    <w:qFormat/>
    <w:uiPriority w:val="0"/>
    <w:pPr>
      <w:ind w:left="900" w:hanging="900"/>
    </w:pPr>
  </w:style>
  <w:style w:type="paragraph" w:styleId="14">
    <w:name w:val="caption"/>
    <w:basedOn w:val="3"/>
    <w:next w:val="1"/>
    <w:qFormat/>
    <w:uiPriority w:val="0"/>
    <w:pPr>
      <w:keepLines/>
      <w:spacing w:before="40" w:beforeLines="0" w:beforeAutospacing="0" w:after="40" w:afterLines="0" w:afterAutospacing="0" w:line="240" w:lineRule="atLeast"/>
      <w:ind w:left="720"/>
      <w:jc w:val="left"/>
    </w:pPr>
    <w:rPr>
      <w:rFonts w:ascii="Arial" w:hAnsi="Arial" w:eastAsia="Arial"/>
      <w:i/>
      <w:snapToGrid w:val="0"/>
      <w:kern w:val="0"/>
      <w:sz w:val="20"/>
    </w:rPr>
  </w:style>
  <w:style w:type="paragraph" w:styleId="15">
    <w:name w:val="Document Map"/>
    <w:basedOn w:val="1"/>
    <w:qFormat/>
    <w:uiPriority w:val="0"/>
    <w:pPr>
      <w:shd w:val="clear" w:color="auto" w:fill="000080"/>
      <w:spacing w:line="240" w:lineRule="atLeast"/>
      <w:jc w:val="left"/>
    </w:pPr>
    <w:rPr>
      <w:rFonts w:ascii="Arial" w:hAnsi="Arial"/>
      <w:snapToGrid w:val="0"/>
      <w:kern w:val="0"/>
      <w:sz w:val="20"/>
    </w:rPr>
  </w:style>
  <w:style w:type="paragraph" w:styleId="16">
    <w:name w:val="annotation text"/>
    <w:basedOn w:val="1"/>
    <w:qFormat/>
    <w:uiPriority w:val="0"/>
    <w:pPr>
      <w:spacing w:line="240" w:lineRule="atLeast"/>
      <w:jc w:val="left"/>
    </w:pPr>
    <w:rPr>
      <w:rFonts w:ascii="Arial" w:hAnsi="Arial"/>
      <w:snapToGrid w:val="0"/>
      <w:kern w:val="0"/>
      <w:sz w:val="20"/>
    </w:rPr>
  </w:style>
  <w:style w:type="paragraph" w:styleId="17">
    <w:name w:val="Body Text Indent"/>
    <w:basedOn w:val="1"/>
    <w:qFormat/>
    <w:uiPriority w:val="0"/>
    <w:pPr>
      <w:ind w:left="720"/>
    </w:pPr>
    <w:rPr>
      <w:i/>
      <w:color w:val="0000FF"/>
      <w:u w:val="single"/>
    </w:rPr>
  </w:style>
  <w:style w:type="paragraph" w:styleId="18">
    <w:name w:val="toc 5"/>
    <w:basedOn w:val="1"/>
    <w:next w:val="1"/>
    <w:qFormat/>
    <w:uiPriority w:val="39"/>
    <w:pPr>
      <w:ind w:left="800"/>
    </w:pPr>
  </w:style>
  <w:style w:type="paragraph" w:styleId="19">
    <w:name w:val="toc 3"/>
    <w:basedOn w:val="1"/>
    <w:next w:val="1"/>
    <w:qFormat/>
    <w:uiPriority w:val="39"/>
    <w:pPr>
      <w:ind w:left="400"/>
    </w:pPr>
    <w:rPr>
      <w:i/>
    </w:rPr>
  </w:style>
  <w:style w:type="paragraph" w:styleId="20">
    <w:name w:val="toc 8"/>
    <w:basedOn w:val="1"/>
    <w:next w:val="1"/>
    <w:qFormat/>
    <w:uiPriority w:val="39"/>
    <w:pPr>
      <w:ind w:left="1400"/>
    </w:pPr>
  </w:style>
  <w:style w:type="paragraph" w:styleId="21">
    <w:name w:val="Date"/>
    <w:basedOn w:val="1"/>
    <w:next w:val="1"/>
    <w:qFormat/>
    <w:uiPriority w:val="0"/>
    <w:rPr>
      <w:rFonts w:ascii="幼圆" w:eastAsia="幼圆"/>
      <w:sz w:val="28"/>
    </w:rPr>
  </w:style>
  <w:style w:type="paragraph" w:styleId="22">
    <w:name w:val="Body Text Indent 2"/>
    <w:basedOn w:val="1"/>
    <w:qFormat/>
    <w:uiPriority w:val="0"/>
    <w:pPr>
      <w:ind w:left="840"/>
    </w:pPr>
    <w:rPr>
      <w:rFonts w:ascii="幼圆" w:eastAsia="幼圆"/>
      <w:sz w:val="28"/>
    </w:rPr>
  </w:style>
  <w:style w:type="paragraph" w:styleId="23">
    <w:name w:val="Balloon Text"/>
    <w:basedOn w:val="1"/>
    <w:qFormat/>
    <w:uiPriority w:val="0"/>
    <w:rPr>
      <w:sz w:val="18"/>
    </w:rPr>
  </w:style>
  <w:style w:type="paragraph" w:styleId="24">
    <w:name w:val="footer"/>
    <w:basedOn w:val="1"/>
    <w:qFormat/>
    <w:uiPriority w:val="0"/>
    <w:pPr>
      <w:tabs>
        <w:tab w:val="center" w:pos="4320"/>
        <w:tab w:val="right" w:pos="8640"/>
      </w:tabs>
      <w:spacing w:line="240" w:lineRule="atLeast"/>
      <w:jc w:val="left"/>
    </w:pPr>
    <w:rPr>
      <w:rFonts w:ascii="Arial" w:hAnsi="Arial" w:eastAsia="Arial"/>
      <w:snapToGrid w:val="0"/>
      <w:kern w:val="0"/>
      <w:sz w:val="20"/>
    </w:rPr>
  </w:style>
  <w:style w:type="paragraph" w:styleId="25">
    <w:name w:val="header"/>
    <w:basedOn w:val="1"/>
    <w:qFormat/>
    <w:uiPriority w:val="0"/>
    <w:pPr>
      <w:tabs>
        <w:tab w:val="center" w:pos="4320"/>
        <w:tab w:val="right" w:pos="8640"/>
      </w:tabs>
      <w:spacing w:line="240" w:lineRule="atLeast"/>
      <w:jc w:val="left"/>
    </w:pPr>
    <w:rPr>
      <w:rFonts w:ascii="Arial" w:hAnsi="Arial"/>
      <w:snapToGrid w:val="0"/>
      <w:kern w:val="0"/>
      <w:sz w:val="20"/>
    </w:rPr>
  </w:style>
  <w:style w:type="paragraph" w:styleId="26">
    <w:name w:val="toc 1"/>
    <w:basedOn w:val="1"/>
    <w:next w:val="1"/>
    <w:qFormat/>
    <w:uiPriority w:val="39"/>
    <w:pPr>
      <w:spacing w:before="120" w:beforeLines="0" w:beforeAutospacing="0" w:after="120" w:afterLines="0" w:afterAutospacing="0"/>
    </w:pPr>
    <w:rPr>
      <w:b/>
      <w:caps/>
    </w:rPr>
  </w:style>
  <w:style w:type="paragraph" w:styleId="27">
    <w:name w:val="toc 4"/>
    <w:basedOn w:val="1"/>
    <w:next w:val="1"/>
    <w:qFormat/>
    <w:uiPriority w:val="39"/>
    <w:pPr>
      <w:ind w:left="600"/>
    </w:pPr>
  </w:style>
  <w:style w:type="paragraph" w:styleId="28">
    <w:name w:val="Subtitle"/>
    <w:basedOn w:val="1"/>
    <w:qFormat/>
    <w:uiPriority w:val="0"/>
    <w:pPr>
      <w:spacing w:after="60" w:afterLines="0" w:afterAutospacing="0" w:line="240" w:lineRule="atLeast"/>
      <w:jc w:val="center"/>
    </w:pPr>
    <w:rPr>
      <w:rFonts w:ascii="Arial" w:hAnsi="Arial"/>
      <w:i/>
      <w:snapToGrid w:val="0"/>
      <w:kern w:val="0"/>
      <w:sz w:val="36"/>
      <w:lang w:val="en-AU"/>
    </w:rPr>
  </w:style>
  <w:style w:type="paragraph" w:styleId="29">
    <w:name w:val="footnote text"/>
    <w:basedOn w:val="1"/>
    <w:qFormat/>
    <w:uiPriority w:val="0"/>
    <w:pPr>
      <w:keepNext/>
      <w:keepLines/>
      <w:pBdr>
        <w:bottom w:val="single" w:color="000000" w:sz="6" w:space="0"/>
      </w:pBdr>
      <w:spacing w:before="40" w:beforeLines="0" w:beforeAutospacing="0" w:after="40" w:afterLines="0" w:afterAutospacing="0" w:line="240" w:lineRule="atLeast"/>
      <w:ind w:left="360" w:hanging="360"/>
      <w:jc w:val="left"/>
    </w:pPr>
    <w:rPr>
      <w:rFonts w:ascii="Arial" w:hAnsi="Arial"/>
      <w:snapToGrid w:val="0"/>
      <w:kern w:val="0"/>
      <w:sz w:val="16"/>
    </w:rPr>
  </w:style>
  <w:style w:type="paragraph" w:styleId="30">
    <w:name w:val="toc 6"/>
    <w:basedOn w:val="1"/>
    <w:next w:val="1"/>
    <w:qFormat/>
    <w:uiPriority w:val="39"/>
    <w:pPr>
      <w:ind w:left="1000"/>
    </w:pPr>
  </w:style>
  <w:style w:type="paragraph" w:styleId="31">
    <w:name w:val="Body Text Indent 3"/>
    <w:basedOn w:val="1"/>
    <w:qFormat/>
    <w:uiPriority w:val="0"/>
    <w:pPr>
      <w:ind w:firstLine="425"/>
    </w:pPr>
    <w:rPr>
      <w:rFonts w:ascii="宋体"/>
      <w:sz w:val="24"/>
    </w:rPr>
  </w:style>
  <w:style w:type="paragraph" w:styleId="32">
    <w:name w:val="toc 2"/>
    <w:basedOn w:val="1"/>
    <w:next w:val="1"/>
    <w:qFormat/>
    <w:uiPriority w:val="39"/>
    <w:pPr>
      <w:ind w:left="200"/>
    </w:pPr>
    <w:rPr>
      <w:smallCaps/>
    </w:rPr>
  </w:style>
  <w:style w:type="paragraph" w:styleId="33">
    <w:name w:val="toc 9"/>
    <w:basedOn w:val="1"/>
    <w:next w:val="1"/>
    <w:qFormat/>
    <w:uiPriority w:val="39"/>
    <w:pPr>
      <w:ind w:left="1600"/>
    </w:pPr>
  </w:style>
  <w:style w:type="paragraph" w:styleId="34">
    <w:name w:val="Title"/>
    <w:basedOn w:val="1"/>
    <w:next w:val="1"/>
    <w:qFormat/>
    <w:uiPriority w:val="0"/>
    <w:pPr>
      <w:jc w:val="center"/>
    </w:pPr>
    <w:rPr>
      <w:rFonts w:ascii="Arial" w:hAnsi="Arial"/>
      <w:b/>
      <w:snapToGrid w:val="0"/>
      <w:kern w:val="0"/>
      <w:sz w:val="36"/>
    </w:rPr>
  </w:style>
  <w:style w:type="character" w:styleId="37">
    <w:name w:val="Strong"/>
    <w:basedOn w:val="36"/>
    <w:qFormat/>
    <w:uiPriority w:val="0"/>
    <w:rPr>
      <w:b/>
    </w:rPr>
  </w:style>
  <w:style w:type="character" w:styleId="38">
    <w:name w:val="page number"/>
    <w:qFormat/>
    <w:uiPriority w:val="0"/>
    <w:rPr>
      <w:rFonts w:eastAsia="Arial"/>
    </w:rPr>
  </w:style>
  <w:style w:type="character" w:styleId="39">
    <w:name w:val="Emphasis"/>
    <w:basedOn w:val="36"/>
    <w:qFormat/>
    <w:uiPriority w:val="0"/>
    <w:rPr>
      <w:i/>
    </w:rPr>
  </w:style>
  <w:style w:type="character" w:styleId="40">
    <w:name w:val="Hyperlink"/>
    <w:qFormat/>
    <w:uiPriority w:val="99"/>
    <w:rPr>
      <w:color w:val="0000FF"/>
      <w:u w:val="single"/>
    </w:rPr>
  </w:style>
  <w:style w:type="character" w:styleId="41">
    <w:name w:val="annotation reference"/>
    <w:qFormat/>
    <w:uiPriority w:val="0"/>
    <w:rPr>
      <w:sz w:val="21"/>
    </w:rPr>
  </w:style>
  <w:style w:type="character" w:styleId="42">
    <w:name w:val="footnote reference"/>
    <w:qFormat/>
    <w:uiPriority w:val="0"/>
    <w:rPr>
      <w:sz w:val="20"/>
      <w:vertAlign w:val="superscript"/>
    </w:rPr>
  </w:style>
  <w:style w:type="character" w:customStyle="1" w:styleId="43">
    <w:name w:val="正文文本 字符"/>
    <w:link w:val="3"/>
    <w:qFormat/>
    <w:uiPriority w:val="0"/>
    <w:rPr>
      <w:rFonts w:ascii="Arial" w:hAnsi="Arial" w:eastAsia="宋体"/>
      <w:snapToGrid w:val="0"/>
      <w:lang w:val="en-US" w:eastAsia="zh-CN"/>
    </w:rPr>
  </w:style>
  <w:style w:type="character" w:customStyle="1" w:styleId="44">
    <w:name w:val="SoDA Field"/>
    <w:qFormat/>
    <w:uiPriority w:val="0"/>
    <w:rPr>
      <w:color w:val="0000FF"/>
    </w:rPr>
  </w:style>
  <w:style w:type="character" w:customStyle="1" w:styleId="45">
    <w:name w:val=" Char Char2"/>
    <w:qFormat/>
    <w:uiPriority w:val="0"/>
    <w:rPr>
      <w:rFonts w:ascii="Arial" w:hAnsi="Arial"/>
      <w:snapToGrid w:val="0"/>
    </w:rPr>
  </w:style>
  <w:style w:type="character" w:customStyle="1" w:styleId="46">
    <w:name w:val=" Char Char4"/>
    <w:qFormat/>
    <w:uiPriority w:val="0"/>
    <w:rPr>
      <w:rFonts w:ascii="Arial" w:hAnsi="Arial"/>
      <w:snapToGrid w:val="0"/>
    </w:rPr>
  </w:style>
  <w:style w:type="paragraph" w:customStyle="1" w:styleId="47">
    <w:name w:val=" Char2 Char Char Char Char Char Char Char Char Char Char Char Char"/>
    <w:basedOn w:val="1"/>
    <w:qFormat/>
    <w:uiPriority w:val="0"/>
    <w:pPr>
      <w:widowControl/>
      <w:spacing w:before="100" w:beforeLines="0" w:beforeAutospacing="1" w:after="100" w:afterLines="0" w:afterAutospacing="1" w:line="330" w:lineRule="atLeast"/>
      <w:ind w:left="360"/>
    </w:pPr>
    <w:rPr>
      <w:rFonts w:ascii="ˎ̥" w:hAnsi="ˎ̥"/>
      <w:snapToGrid/>
      <w:color w:val="51585D"/>
      <w:sz w:val="21"/>
    </w:rPr>
  </w:style>
  <w:style w:type="paragraph" w:customStyle="1" w:styleId="48">
    <w:name w:val="InfoBlue"/>
    <w:basedOn w:val="1"/>
    <w:next w:val="3"/>
    <w:qFormat/>
    <w:uiPriority w:val="0"/>
    <w:pPr>
      <w:tabs>
        <w:tab w:val="left" w:pos="540"/>
        <w:tab w:val="left" w:pos="1260"/>
      </w:tabs>
      <w:spacing w:after="120" w:afterLines="0" w:afterAutospacing="0" w:line="240" w:lineRule="atLeast"/>
      <w:jc w:val="left"/>
    </w:pPr>
    <w:rPr>
      <w:rFonts w:ascii="Arial" w:hAnsi="Arial"/>
      <w:i/>
      <w:snapToGrid w:val="0"/>
      <w:color w:val="0000FF"/>
      <w:kern w:val="0"/>
      <w:sz w:val="20"/>
    </w:rPr>
  </w:style>
  <w:style w:type="paragraph" w:customStyle="1" w:styleId="49">
    <w:name w:val="tablecoloumn"/>
    <w:basedOn w:val="3"/>
    <w:qFormat/>
    <w:uiPriority w:val="0"/>
    <w:pPr>
      <w:keepNext/>
      <w:keepLines/>
      <w:spacing w:after="40" w:afterLines="0" w:afterAutospacing="0" w:line="240" w:lineRule="atLeast"/>
      <w:ind w:left="72"/>
      <w:jc w:val="left"/>
    </w:pPr>
    <w:rPr>
      <w:rFonts w:ascii="Arial" w:hAnsi="Arial"/>
      <w:b/>
      <w:snapToGrid w:val="0"/>
      <w:kern w:val="0"/>
      <w:sz w:val="20"/>
    </w:rPr>
  </w:style>
  <w:style w:type="paragraph" w:customStyle="1" w:styleId="50">
    <w:name w:val="Tabletext"/>
    <w:basedOn w:val="1"/>
    <w:qFormat/>
    <w:uiPriority w:val="0"/>
    <w:pPr>
      <w:spacing w:line="240" w:lineRule="atLeast"/>
      <w:jc w:val="left"/>
    </w:pPr>
    <w:rPr>
      <w:rFonts w:ascii="Arial" w:hAnsi="Arial"/>
      <w:snapToGrid w:val="0"/>
      <w:kern w:val="0"/>
      <w:sz w:val="20"/>
    </w:rPr>
  </w:style>
  <w:style w:type="paragraph" w:customStyle="1" w:styleId="51">
    <w:name w:val="Table Row"/>
    <w:basedOn w:val="1"/>
    <w:qFormat/>
    <w:uiPriority w:val="0"/>
    <w:pPr>
      <w:spacing w:before="60" w:beforeLines="0" w:beforeAutospacing="0" w:after="60" w:afterLines="0" w:afterAutospacing="0" w:line="240" w:lineRule="atLeast"/>
      <w:jc w:val="left"/>
    </w:pPr>
    <w:rPr>
      <w:rFonts w:ascii="Arial" w:hAnsi="Arial"/>
      <w:b/>
      <w:snapToGrid w:val="0"/>
      <w:kern w:val="0"/>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microsoft.com/office/2011/relationships/people" Target="people.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托普信息(iTOP)集团</Company>
  <Pages>13</Pages>
  <Words>240</Words>
  <Characters>310</Characters>
  <Lines>566</Lines>
  <Paragraphs>625</Paragraphs>
  <TotalTime>4</TotalTime>
  <ScaleCrop>false</ScaleCrop>
  <LinksUpToDate>false</LinksUpToDate>
  <CharactersWithSpaces>409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&lt;模板&gt;</cp:category>
  <dcterms:created xsi:type="dcterms:W3CDTF">2009-11-12T02:33:00Z</dcterms:created>
  <dc:creator>雨林木风</dc:creator>
  <cp:lastModifiedBy>末璃~</cp:lastModifiedBy>
  <dcterms:modified xsi:type="dcterms:W3CDTF">2026-06-18T07:46:45Z</dcterms:modified>
  <dc:subject>需求规格说明</dc:subject>
  <dc:title>需求规格说明书</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ion">
    <vt:lpwstr>1.0</vt:lpwstr>
  </property>
  <property fmtid="{D5CDD505-2E9C-101B-9397-08002B2CF9AE}" pid="3" name="项目名称">
    <vt:lpwstr>&lt;项目名称&gt;</vt:lpwstr>
  </property>
  <property fmtid="{D5CDD505-2E9C-101B-9397-08002B2CF9AE}" pid="4" name="项目编号">
    <vt:lpwstr>S×××－</vt:lpwstr>
  </property>
  <property fmtid="{D5CDD505-2E9C-101B-9397-08002B2CF9AE}" pid="5" name="KSOProductBuildVer">
    <vt:lpwstr>2052-12.1.0.26895</vt:lpwstr>
  </property>
  <property fmtid="{D5CDD505-2E9C-101B-9397-08002B2CF9AE}" pid="6" name="ICV">
    <vt:lpwstr>E700E4F2C9AF483DA35703EBAC3CF5AE_13</vt:lpwstr>
  </property>
  <property fmtid="{D5CDD505-2E9C-101B-9397-08002B2CF9AE}" pid="7" name="KSOTemplateDocerSaveRecord">
    <vt:lpwstr>eyJoZGlkIjoiNzQ0YWJjZGM5YzcyZTY4ZDQ3YzYxN2ZjMmU4ODcwM2EiLCJ1c2VySWQiOiIxNTE5NTAxMjg2In0=</vt:lpwstr>
  </property>
</Properties>
</file>